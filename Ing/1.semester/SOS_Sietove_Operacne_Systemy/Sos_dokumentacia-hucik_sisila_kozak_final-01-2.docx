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954FF" w:rsidRPr="00977642" w14:paraId="330ECAE3" w14:textId="77777777">
        <w:trPr>
          <w:trHeight w:val="4536"/>
        </w:trPr>
        <w:tc>
          <w:tcPr>
            <w:tcW w:w="9854" w:type="dxa"/>
            <w:gridSpan w:val="2"/>
          </w:tcPr>
          <w:p w14:paraId="588DA506" w14:textId="77777777" w:rsidR="00A954FF" w:rsidRPr="00977642" w:rsidRDefault="0023018A" w:rsidP="00CA4A44">
            <w:pPr>
              <w:jc w:val="center"/>
              <w:rPr>
                <w:b/>
                <w:sz w:val="32"/>
                <w:szCs w:val="32"/>
              </w:rPr>
            </w:pPr>
            <w:r w:rsidRPr="00977642">
              <w:rPr>
                <w:b/>
                <w:sz w:val="32"/>
                <w:szCs w:val="32"/>
              </w:rPr>
              <w:fldChar w:fldCharType="begin"/>
            </w:r>
            <w:r w:rsidR="00A954FF" w:rsidRPr="00977642">
              <w:rPr>
                <w:b/>
                <w:sz w:val="32"/>
                <w:szCs w:val="32"/>
              </w:rPr>
              <w:instrText xml:space="preserve">   \* MERGEFORMAT </w:instrText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Pr="00977642">
              <w:rPr>
                <w:b/>
                <w:sz w:val="32"/>
                <w:szCs w:val="32"/>
              </w:rPr>
              <w:fldChar w:fldCharType="begin"/>
            </w:r>
            <w:r w:rsidRPr="00977642">
              <w:rPr>
                <w:b/>
                <w:sz w:val="32"/>
                <w:szCs w:val="32"/>
              </w:rPr>
              <w:fldChar w:fldCharType="begin"/>
            </w:r>
            <w:r w:rsidRPr="00977642">
              <w:rPr>
                <w:b/>
                <w:sz w:val="32"/>
                <w:szCs w:val="32"/>
              </w:rPr>
              <w:fldChar w:fldCharType="begin"/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="00CA4A44" w:rsidRPr="00977642">
              <w:rPr>
                <w:b/>
                <w:sz w:val="32"/>
                <w:szCs w:val="32"/>
              </w:rPr>
              <w:t>ŽILINSKÁ UNIVERZITA V ŽILINE</w:t>
            </w:r>
          </w:p>
          <w:p w14:paraId="4D00CEEA" w14:textId="77777777" w:rsidR="00A954FF" w:rsidRPr="00977642" w:rsidRDefault="00CA4A44" w:rsidP="00CA4A44">
            <w:pPr>
              <w:jc w:val="center"/>
            </w:pPr>
            <w:r w:rsidRPr="00977642">
              <w:rPr>
                <w:b/>
                <w:sz w:val="32"/>
                <w:szCs w:val="32"/>
              </w:rPr>
              <w:t>FAKULTA RIADENIA A INFORMATIKY</w:t>
            </w:r>
            <w:r w:rsidR="0023018A" w:rsidRPr="00977642">
              <w:rPr>
                <w:b/>
                <w:sz w:val="32"/>
                <w:szCs w:val="32"/>
              </w:rPr>
              <w:fldChar w:fldCharType="begin"/>
            </w:r>
            <w:r w:rsidR="00D51B0B" w:rsidRPr="00977642">
              <w:rPr>
                <w:b/>
                <w:sz w:val="32"/>
                <w:szCs w:val="32"/>
              </w:rPr>
              <w:instrText xml:space="preserve"> \* MERGEFORMAT </w:instrText>
            </w:r>
            <w:r w:rsidR="0023018A" w:rsidRPr="00977642">
              <w:rPr>
                <w:b/>
                <w:sz w:val="32"/>
                <w:szCs w:val="32"/>
              </w:rPr>
              <w:fldChar w:fldCharType="separate"/>
            </w:r>
            <w:r w:rsidR="00A954FF" w:rsidRPr="00977642">
              <w:rPr>
                <w:b/>
                <w:sz w:val="32"/>
                <w:szCs w:val="32"/>
              </w:rPr>
              <w:t>Názov fakulty</w:t>
            </w:r>
            <w:r w:rsidR="0023018A" w:rsidRPr="00977642">
              <w:rPr>
                <w:b/>
                <w:sz w:val="32"/>
                <w:szCs w:val="32"/>
              </w:rPr>
              <w:fldChar w:fldCharType="end"/>
            </w:r>
            <w:r w:rsidR="0023018A" w:rsidRPr="00977642">
              <w:rPr>
                <w:b/>
                <w:sz w:val="32"/>
                <w:szCs w:val="32"/>
              </w:rPr>
              <w:fldChar w:fldCharType="begin"/>
            </w:r>
            <w:r w:rsidR="00D51B0B" w:rsidRPr="00977642">
              <w:rPr>
                <w:b/>
                <w:sz w:val="32"/>
                <w:szCs w:val="32"/>
              </w:rPr>
              <w:instrText xml:space="preserve"> \* MERGEFORMAT </w:instrText>
            </w:r>
            <w:r w:rsidR="0023018A" w:rsidRPr="00977642">
              <w:rPr>
                <w:b/>
                <w:sz w:val="32"/>
                <w:szCs w:val="32"/>
              </w:rPr>
              <w:fldChar w:fldCharType="separate"/>
            </w:r>
            <w:r w:rsidR="00A954FF" w:rsidRPr="00977642">
              <w:rPr>
                <w:b/>
                <w:sz w:val="32"/>
                <w:szCs w:val="32"/>
              </w:rPr>
              <w:t>Názov vysokej školy</w:t>
            </w:r>
            <w:r w:rsidR="0023018A" w:rsidRPr="00977642">
              <w:rPr>
                <w:b/>
                <w:sz w:val="32"/>
                <w:szCs w:val="32"/>
              </w:rPr>
              <w:fldChar w:fldCharType="end"/>
            </w:r>
          </w:p>
        </w:tc>
      </w:tr>
      <w:tr w:rsidR="00A954FF" w:rsidRPr="00977642" w14:paraId="34ED8303" w14:textId="77777777">
        <w:trPr>
          <w:trHeight w:val="3969"/>
        </w:trPr>
        <w:tc>
          <w:tcPr>
            <w:tcW w:w="9854" w:type="dxa"/>
            <w:gridSpan w:val="2"/>
            <w:vAlign w:val="center"/>
          </w:tcPr>
          <w:p w14:paraId="598A452C" w14:textId="77777777" w:rsidR="00681D08" w:rsidRPr="00977642" w:rsidRDefault="0023018A" w:rsidP="00CA4A44">
            <w:pPr>
              <w:jc w:val="center"/>
              <w:rPr>
                <w:b/>
                <w:sz w:val="32"/>
                <w:szCs w:val="32"/>
              </w:rPr>
            </w:pPr>
            <w:r w:rsidRPr="00977642">
              <w:rPr>
                <w:b/>
                <w:sz w:val="32"/>
                <w:szCs w:val="32"/>
              </w:rPr>
              <w:fldChar w:fldCharType="begin"/>
            </w:r>
            <w:r w:rsidR="00681D08" w:rsidRPr="00977642">
              <w:rPr>
                <w:b/>
                <w:sz w:val="32"/>
                <w:szCs w:val="32"/>
              </w:rPr>
              <w:instrText xml:space="preserve"> ASK  NazovPrace "Zadajte NÁZOV práce"</w:instrText>
            </w:r>
            <w:r w:rsidRPr="00977642">
              <w:rPr>
                <w:b/>
                <w:sz w:val="32"/>
                <w:szCs w:val="32"/>
              </w:rPr>
              <w:fldChar w:fldCharType="separate"/>
            </w:r>
            <w:r w:rsidR="004D0865" w:rsidRPr="00977642">
              <w:rPr>
                <w:b/>
                <w:sz w:val="32"/>
                <w:szCs w:val="32"/>
              </w:rPr>
              <w:t>Android aplikácia na sledovanie polohy mobilného zariadenia</w:t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="004A6C98" w:rsidRPr="00977642">
              <w:rPr>
                <w:b/>
                <w:sz w:val="32"/>
                <w:szCs w:val="32"/>
              </w:rPr>
              <w:t>IMPLEMENTÁCIA FIREMNEJ SIETE</w:t>
            </w:r>
          </w:p>
          <w:p w14:paraId="288C999A" w14:textId="77777777" w:rsidR="00A954FF" w:rsidRPr="00977642" w:rsidRDefault="00A954FF" w:rsidP="008B306F">
            <w:pPr>
              <w:pStyle w:val="ZPNazovPrace"/>
            </w:pPr>
          </w:p>
        </w:tc>
      </w:tr>
      <w:tr w:rsidR="00A954FF" w:rsidRPr="00977642" w14:paraId="09A8DF5E" w14:textId="77777777">
        <w:trPr>
          <w:trHeight w:val="1134"/>
        </w:trPr>
        <w:tc>
          <w:tcPr>
            <w:tcW w:w="9854" w:type="dxa"/>
            <w:gridSpan w:val="2"/>
            <w:vAlign w:val="center"/>
          </w:tcPr>
          <w:p w14:paraId="16C7CA4E" w14:textId="77777777" w:rsidR="00A954FF" w:rsidRPr="00977642" w:rsidRDefault="00A954FF" w:rsidP="00D654E5">
            <w:pPr>
              <w:pStyle w:val="ZPTypPrace"/>
              <w:rPr>
                <w:rFonts w:cs="Times New Roman"/>
              </w:rPr>
            </w:pPr>
          </w:p>
        </w:tc>
      </w:tr>
      <w:tr w:rsidR="00A954FF" w:rsidRPr="00977642" w14:paraId="0F5D79E8" w14:textId="77777777" w:rsidTr="00744BAE">
        <w:trPr>
          <w:trHeight w:val="4041"/>
        </w:trPr>
        <w:tc>
          <w:tcPr>
            <w:tcW w:w="9854" w:type="dxa"/>
            <w:gridSpan w:val="2"/>
            <w:vAlign w:val="center"/>
          </w:tcPr>
          <w:p w14:paraId="2E8DC223" w14:textId="77777777" w:rsidR="00A954FF" w:rsidRPr="00977642" w:rsidRDefault="00A954FF" w:rsidP="00905BAE">
            <w:pPr>
              <w:pStyle w:val="ZPNormalnyText"/>
            </w:pPr>
          </w:p>
        </w:tc>
      </w:tr>
      <w:tr w:rsidR="00A954FF" w:rsidRPr="00977642" w14:paraId="673E9D48" w14:textId="77777777">
        <w:trPr>
          <w:trHeight w:val="567"/>
        </w:trPr>
        <w:tc>
          <w:tcPr>
            <w:tcW w:w="4927" w:type="dxa"/>
          </w:tcPr>
          <w:p w14:paraId="101A6DCF" w14:textId="77777777" w:rsidR="00EE5DAC" w:rsidRPr="00977642" w:rsidRDefault="00EE5DAC" w:rsidP="00CA4A44">
            <w:pPr>
              <w:ind w:firstLine="1560"/>
              <w:rPr>
                <w:b/>
                <w:sz w:val="28"/>
              </w:rPr>
            </w:pPr>
          </w:p>
          <w:p w14:paraId="60F35E56" w14:textId="77777777" w:rsidR="00EE5DAC" w:rsidRPr="00977642" w:rsidRDefault="00EE5DAC" w:rsidP="00CA4A44">
            <w:pPr>
              <w:ind w:firstLine="1560"/>
              <w:rPr>
                <w:b/>
                <w:sz w:val="28"/>
              </w:rPr>
            </w:pPr>
          </w:p>
          <w:p w14:paraId="7376F5A9" w14:textId="77777777" w:rsidR="00A954FF" w:rsidRPr="00977642" w:rsidRDefault="00F04D5C" w:rsidP="00CA4A44">
            <w:pPr>
              <w:ind w:firstLine="1560"/>
              <w:rPr>
                <w:b/>
              </w:rPr>
            </w:pPr>
            <w:r w:rsidRPr="00977642">
              <w:rPr>
                <w:b/>
                <w:sz w:val="28"/>
              </w:rPr>
              <w:t>2016</w:t>
            </w:r>
          </w:p>
        </w:tc>
        <w:tc>
          <w:tcPr>
            <w:tcW w:w="4927" w:type="dxa"/>
          </w:tcPr>
          <w:p w14:paraId="35BB4E3B" w14:textId="77777777" w:rsidR="00744BAE" w:rsidRPr="00977642" w:rsidRDefault="00744BAE" w:rsidP="00744BAE">
            <w:pPr>
              <w:ind w:firstLine="0"/>
              <w:jc w:val="right"/>
              <w:rPr>
                <w:b/>
                <w:sz w:val="28"/>
                <w:szCs w:val="28"/>
              </w:rPr>
            </w:pPr>
            <w:r w:rsidRPr="00977642">
              <w:rPr>
                <w:b/>
                <w:sz w:val="28"/>
                <w:szCs w:val="28"/>
              </w:rPr>
              <w:t>Andrej Hucík</w:t>
            </w:r>
          </w:p>
          <w:p w14:paraId="6DB4EE65" w14:textId="77777777" w:rsidR="00744BAE" w:rsidRPr="00977642" w:rsidRDefault="00744BAE" w:rsidP="00744BAE">
            <w:pPr>
              <w:ind w:firstLine="0"/>
              <w:jc w:val="right"/>
              <w:rPr>
                <w:b/>
                <w:sz w:val="28"/>
                <w:szCs w:val="28"/>
              </w:rPr>
            </w:pPr>
            <w:r w:rsidRPr="00977642">
              <w:rPr>
                <w:b/>
                <w:sz w:val="28"/>
                <w:szCs w:val="28"/>
              </w:rPr>
              <w:t>Miroslav Kozák</w:t>
            </w:r>
          </w:p>
          <w:p w14:paraId="512A8509" w14:textId="77777777" w:rsidR="00A954FF" w:rsidRPr="00977642" w:rsidRDefault="00F04D5C" w:rsidP="004F189D">
            <w:pPr>
              <w:ind w:firstLine="0"/>
              <w:jc w:val="right"/>
              <w:rPr>
                <w:b/>
                <w:sz w:val="28"/>
                <w:szCs w:val="28"/>
              </w:rPr>
            </w:pPr>
            <w:r w:rsidRPr="00977642">
              <w:rPr>
                <w:b/>
                <w:sz w:val="28"/>
                <w:szCs w:val="28"/>
              </w:rPr>
              <w:t xml:space="preserve">Andrej </w:t>
            </w:r>
            <w:proofErr w:type="spellStart"/>
            <w:r w:rsidRPr="00977642">
              <w:rPr>
                <w:b/>
                <w:sz w:val="28"/>
                <w:szCs w:val="28"/>
              </w:rPr>
              <w:t>Šišila</w:t>
            </w:r>
            <w:proofErr w:type="spellEnd"/>
          </w:p>
        </w:tc>
      </w:tr>
    </w:tbl>
    <w:p w14:paraId="6824CC63" w14:textId="77777777" w:rsidR="00A954FF" w:rsidRPr="00977642" w:rsidRDefault="00A954FF" w:rsidP="00905BAE">
      <w:pPr>
        <w:pStyle w:val="ZPNormalnyText"/>
        <w:sectPr w:rsidR="00A954FF" w:rsidRPr="00977642">
          <w:headerReference w:type="default" r:id="rId8"/>
          <w:pgSz w:w="11906" w:h="16838"/>
          <w:pgMar w:top="1134" w:right="1134" w:bottom="284" w:left="1134" w:header="567" w:footer="0" w:gutter="0"/>
          <w:cols w:space="708"/>
          <w:docGrid w:linePitch="360"/>
        </w:sectPr>
      </w:pPr>
    </w:p>
    <w:tbl>
      <w:tblPr>
        <w:tblW w:w="9003" w:type="dxa"/>
        <w:tblLayout w:type="fixed"/>
        <w:tblLook w:val="0000" w:firstRow="0" w:lastRow="0" w:firstColumn="0" w:lastColumn="0" w:noHBand="0" w:noVBand="0"/>
      </w:tblPr>
      <w:tblGrid>
        <w:gridCol w:w="4501"/>
        <w:gridCol w:w="4502"/>
      </w:tblGrid>
      <w:tr w:rsidR="00A954FF" w:rsidRPr="00977642" w14:paraId="76201989" w14:textId="77777777" w:rsidTr="00BC7294">
        <w:trPr>
          <w:trHeight w:val="3969"/>
        </w:trPr>
        <w:tc>
          <w:tcPr>
            <w:tcW w:w="9003" w:type="dxa"/>
            <w:gridSpan w:val="2"/>
          </w:tcPr>
          <w:p w14:paraId="66C1EE1E" w14:textId="77777777" w:rsidR="00A954FF" w:rsidRPr="00977642" w:rsidRDefault="0023018A" w:rsidP="00BC7294">
            <w:pPr>
              <w:jc w:val="center"/>
              <w:rPr>
                <w:sz w:val="28"/>
                <w:szCs w:val="28"/>
              </w:rPr>
            </w:pPr>
            <w:r w:rsidRPr="00977642">
              <w:rPr>
                <w:sz w:val="28"/>
                <w:szCs w:val="28"/>
              </w:rPr>
              <w:lastRenderedPageBreak/>
              <w:fldChar w:fldCharType="begin"/>
            </w:r>
            <w:r w:rsidR="00A954FF" w:rsidRPr="00977642">
              <w:rPr>
                <w:sz w:val="28"/>
                <w:szCs w:val="28"/>
              </w:rPr>
              <w:instrText xml:space="preserve"> ASK  Univerzita "Zadajte presný názov UNIVERZITY"</w:instrText>
            </w:r>
            <w:r w:rsidRPr="00977642">
              <w:rPr>
                <w:sz w:val="28"/>
                <w:szCs w:val="28"/>
              </w:rPr>
              <w:fldChar w:fldCharType="separate"/>
            </w:r>
            <w:bookmarkStart w:id="0" w:name="Univerzita"/>
            <w:r w:rsidR="004D0865" w:rsidRPr="00977642">
              <w:rPr>
                <w:sz w:val="28"/>
                <w:szCs w:val="28"/>
              </w:rPr>
              <w:t>Žilinská univerzita v Žiline</w:t>
            </w:r>
            <w:bookmarkEnd w:id="0"/>
            <w:r w:rsidRPr="00977642">
              <w:rPr>
                <w:sz w:val="28"/>
                <w:szCs w:val="28"/>
              </w:rPr>
              <w:fldChar w:fldCharType="end"/>
            </w:r>
            <w:r w:rsidR="00BC7294" w:rsidRPr="00977642">
              <w:rPr>
                <w:sz w:val="28"/>
                <w:szCs w:val="28"/>
              </w:rPr>
              <w:t>ŽILINSKÁ UNIVERZITA V ŽILINE</w:t>
            </w:r>
          </w:p>
          <w:p w14:paraId="38D8F447" w14:textId="77777777" w:rsidR="00A954FF" w:rsidRPr="00977642" w:rsidRDefault="0023018A" w:rsidP="00BC7294">
            <w:pPr>
              <w:jc w:val="center"/>
            </w:pPr>
            <w:r w:rsidRPr="00977642">
              <w:rPr>
                <w:sz w:val="28"/>
                <w:szCs w:val="28"/>
              </w:rPr>
              <w:fldChar w:fldCharType="begin"/>
            </w:r>
            <w:r w:rsidR="00A954FF" w:rsidRPr="00977642">
              <w:rPr>
                <w:sz w:val="28"/>
                <w:szCs w:val="28"/>
              </w:rPr>
              <w:instrText xml:space="preserve"> ASK  Fakulta "Zadajte presný názov FAKULTY"</w:instrText>
            </w:r>
            <w:r w:rsidRPr="00977642">
              <w:rPr>
                <w:sz w:val="28"/>
                <w:szCs w:val="28"/>
              </w:rPr>
              <w:fldChar w:fldCharType="separate"/>
            </w:r>
            <w:bookmarkStart w:id="1" w:name="Fakulta"/>
            <w:r w:rsidR="004D0865" w:rsidRPr="00977642">
              <w:rPr>
                <w:sz w:val="28"/>
                <w:szCs w:val="28"/>
              </w:rPr>
              <w:t>Fakulta riadenia a informatiky</w:t>
            </w:r>
            <w:bookmarkEnd w:id="1"/>
            <w:r w:rsidRPr="00977642">
              <w:rPr>
                <w:sz w:val="28"/>
                <w:szCs w:val="28"/>
              </w:rPr>
              <w:fldChar w:fldCharType="end"/>
            </w:r>
            <w:r w:rsidR="00BC7294" w:rsidRPr="00977642">
              <w:rPr>
                <w:sz w:val="28"/>
                <w:szCs w:val="28"/>
              </w:rPr>
              <w:t>FAKULTA RIADENIA A INFORMATIKY</w:t>
            </w:r>
          </w:p>
        </w:tc>
      </w:tr>
      <w:tr w:rsidR="00A954FF" w:rsidRPr="00977642" w14:paraId="2B6E5D9C" w14:textId="77777777" w:rsidTr="00BC7294">
        <w:trPr>
          <w:trHeight w:val="1703"/>
        </w:trPr>
        <w:tc>
          <w:tcPr>
            <w:tcW w:w="9003" w:type="dxa"/>
            <w:gridSpan w:val="2"/>
            <w:vAlign w:val="center"/>
          </w:tcPr>
          <w:p w14:paraId="4880A37E" w14:textId="77777777" w:rsidR="00921DDC" w:rsidRPr="00977642" w:rsidRDefault="0023018A" w:rsidP="00415C7B">
            <w:pPr>
              <w:jc w:val="center"/>
              <w:rPr>
                <w:b/>
                <w:sz w:val="32"/>
                <w:szCs w:val="32"/>
              </w:rPr>
            </w:pPr>
            <w:r w:rsidRPr="00977642">
              <w:rPr>
                <w:b/>
                <w:sz w:val="32"/>
                <w:szCs w:val="32"/>
              </w:rPr>
              <w:fldChar w:fldCharType="begin"/>
            </w:r>
            <w:r w:rsidR="00415C7B" w:rsidRPr="00977642">
              <w:rPr>
                <w:b/>
                <w:sz w:val="32"/>
                <w:szCs w:val="32"/>
              </w:rPr>
              <w:instrText xml:space="preserve"> ASK  NazovPrace "Zadajte NÁZOV práce"</w:instrText>
            </w:r>
            <w:r w:rsidRPr="00977642">
              <w:rPr>
                <w:b/>
                <w:sz w:val="32"/>
                <w:szCs w:val="32"/>
              </w:rPr>
              <w:fldChar w:fldCharType="separate"/>
            </w:r>
            <w:r w:rsidR="00415C7B" w:rsidRPr="00977642">
              <w:rPr>
                <w:b/>
                <w:sz w:val="32"/>
                <w:szCs w:val="32"/>
              </w:rPr>
              <w:t>Android aplikácia na sledovanie polohy mobilného zariadenia</w:t>
            </w:r>
            <w:r w:rsidRPr="00977642">
              <w:rPr>
                <w:b/>
                <w:sz w:val="32"/>
                <w:szCs w:val="32"/>
              </w:rPr>
              <w:fldChar w:fldCharType="end"/>
            </w:r>
            <w:r w:rsidR="00415C7B" w:rsidRPr="00977642">
              <w:rPr>
                <w:b/>
                <w:sz w:val="32"/>
                <w:szCs w:val="32"/>
              </w:rPr>
              <w:t>IMPLEMENTÁCIA FIREMNEJ SIETE</w:t>
            </w:r>
          </w:p>
          <w:p w14:paraId="0A0CE308" w14:textId="50BA7A0C" w:rsidR="00A954FF" w:rsidRPr="00977642" w:rsidRDefault="00BD538B" w:rsidP="008B306F">
            <w:pPr>
              <w:jc w:val="center"/>
            </w:pPr>
            <w:r w:rsidRPr="00977642">
              <w:rPr>
                <w:sz w:val="28"/>
              </w:rPr>
              <w:t>SIEŤOVÉ</w:t>
            </w:r>
            <w:r w:rsidR="008B306F" w:rsidRPr="00977642">
              <w:rPr>
                <w:sz w:val="28"/>
              </w:rPr>
              <w:t xml:space="preserve"> OPERAČNÉ SYSTÉMY</w:t>
            </w:r>
            <w:r w:rsidR="0023018A" w:rsidRPr="00977642">
              <w:rPr>
                <w:sz w:val="28"/>
              </w:rPr>
              <w:fldChar w:fldCharType="begin"/>
            </w:r>
            <w:r w:rsidR="00A954FF" w:rsidRPr="00977642">
              <w:rPr>
                <w:sz w:val="28"/>
              </w:rPr>
              <w:instrText xml:space="preserve"> ASK  PodnazovPrace "Zadajte PODNÁZOV práce"</w:instrText>
            </w:r>
            <w:r w:rsidR="0023018A" w:rsidRPr="00977642">
              <w:rPr>
                <w:sz w:val="28"/>
              </w:rPr>
              <w:fldChar w:fldCharType="end"/>
            </w:r>
          </w:p>
        </w:tc>
      </w:tr>
      <w:tr w:rsidR="00A954FF" w:rsidRPr="00977642" w14:paraId="4B5E767E" w14:textId="77777777" w:rsidTr="00BC7294">
        <w:trPr>
          <w:trHeight w:val="3848"/>
        </w:trPr>
        <w:tc>
          <w:tcPr>
            <w:tcW w:w="9003" w:type="dxa"/>
            <w:gridSpan w:val="2"/>
            <w:vAlign w:val="center"/>
          </w:tcPr>
          <w:p w14:paraId="4409E9E3" w14:textId="77777777" w:rsidR="00A954FF" w:rsidRPr="00977642" w:rsidRDefault="0023018A" w:rsidP="00744BAE">
            <w:pPr>
              <w:jc w:val="center"/>
            </w:pPr>
            <w:r w:rsidRPr="00977642">
              <w:rPr>
                <w:sz w:val="28"/>
              </w:rPr>
              <w:fldChar w:fldCharType="begin"/>
            </w:r>
            <w:r w:rsidR="00A954FF" w:rsidRPr="00977642">
              <w:rPr>
                <w:sz w:val="28"/>
              </w:rPr>
              <w:instrText xml:space="preserve"> ASK TypPrace "Zadajte TYP práce"</w:instrText>
            </w:r>
            <w:r w:rsidRPr="00977642">
              <w:rPr>
                <w:sz w:val="28"/>
              </w:rPr>
              <w:fldChar w:fldCharType="separate"/>
            </w:r>
            <w:bookmarkStart w:id="2" w:name="TypPrace"/>
            <w:r w:rsidR="004D0865" w:rsidRPr="00977642">
              <w:rPr>
                <w:sz w:val="28"/>
              </w:rPr>
              <w:t>Bakalárska práca</w:t>
            </w:r>
            <w:bookmarkEnd w:id="2"/>
            <w:r w:rsidRPr="00977642">
              <w:rPr>
                <w:sz w:val="28"/>
              </w:rPr>
              <w:fldChar w:fldCharType="end"/>
            </w:r>
            <w:r w:rsidR="00744BAE" w:rsidRPr="00977642">
              <w:rPr>
                <w:sz w:val="28"/>
              </w:rPr>
              <w:t>SEMESTRÁLNA</w:t>
            </w:r>
            <w:r w:rsidR="00BC7294" w:rsidRPr="00977642">
              <w:rPr>
                <w:sz w:val="28"/>
              </w:rPr>
              <w:t xml:space="preserve"> PRÁCA</w:t>
            </w:r>
          </w:p>
        </w:tc>
      </w:tr>
      <w:tr w:rsidR="00A954FF" w:rsidRPr="00977642" w14:paraId="52EB2974" w14:textId="77777777" w:rsidTr="00BC7294">
        <w:trPr>
          <w:trHeight w:val="570"/>
        </w:trPr>
        <w:tc>
          <w:tcPr>
            <w:tcW w:w="4501" w:type="dxa"/>
            <w:vAlign w:val="center"/>
          </w:tcPr>
          <w:p w14:paraId="01F48F20" w14:textId="77777777" w:rsidR="00A954FF" w:rsidRPr="00977642" w:rsidRDefault="00A954FF" w:rsidP="00BC7294">
            <w:pPr>
              <w:ind w:firstLine="0"/>
            </w:pPr>
            <w:r w:rsidRPr="00977642">
              <w:t>Študijný program:</w:t>
            </w:r>
          </w:p>
        </w:tc>
        <w:tc>
          <w:tcPr>
            <w:tcW w:w="4502" w:type="dxa"/>
            <w:vAlign w:val="center"/>
          </w:tcPr>
          <w:p w14:paraId="1E237FD1" w14:textId="77777777" w:rsidR="00A954FF" w:rsidRPr="00977642" w:rsidRDefault="0023018A" w:rsidP="00744BAE">
            <w:pPr>
              <w:ind w:firstLine="0"/>
            </w:pPr>
            <w:r w:rsidRPr="00977642">
              <w:fldChar w:fldCharType="begin"/>
            </w:r>
            <w:r w:rsidR="00A954FF" w:rsidRPr="00977642">
              <w:instrText xml:space="preserve"> ASK  Specializacia "Zadajte presný názov ŠTUDIJNÉHO PROGRAMU"</w:instrText>
            </w:r>
            <w:r w:rsidRPr="00977642">
              <w:fldChar w:fldCharType="separate"/>
            </w:r>
            <w:bookmarkStart w:id="3" w:name="Specializacia"/>
            <w:r w:rsidR="004D0865" w:rsidRPr="00977642">
              <w:t>Informatika - stará akreditácia</w:t>
            </w:r>
            <w:bookmarkEnd w:id="3"/>
            <w:r w:rsidRPr="00977642">
              <w:fldChar w:fldCharType="end"/>
            </w:r>
            <w:r w:rsidR="00744BAE" w:rsidRPr="00977642">
              <w:t>Aplikované sieťové inžinierstvo</w:t>
            </w:r>
          </w:p>
        </w:tc>
      </w:tr>
      <w:tr w:rsidR="00A954FF" w:rsidRPr="00977642" w14:paraId="39D7DCE3" w14:textId="77777777" w:rsidTr="00BC7294">
        <w:trPr>
          <w:trHeight w:val="570"/>
        </w:trPr>
        <w:tc>
          <w:tcPr>
            <w:tcW w:w="4501" w:type="dxa"/>
            <w:vAlign w:val="center"/>
          </w:tcPr>
          <w:p w14:paraId="22A21E49" w14:textId="77777777" w:rsidR="00A954FF" w:rsidRPr="00977642" w:rsidRDefault="00CE0ADD" w:rsidP="00CE0ADD">
            <w:pPr>
              <w:ind w:firstLine="0"/>
            </w:pPr>
            <w:r w:rsidRPr="00977642">
              <w:t>K</w:t>
            </w:r>
            <w:r w:rsidR="003A38E4" w:rsidRPr="00977642">
              <w:t>atedra</w:t>
            </w:r>
            <w:r w:rsidR="00A954FF" w:rsidRPr="00977642">
              <w:t>:</w:t>
            </w:r>
          </w:p>
        </w:tc>
        <w:tc>
          <w:tcPr>
            <w:tcW w:w="4502" w:type="dxa"/>
            <w:vAlign w:val="center"/>
          </w:tcPr>
          <w:p w14:paraId="40709383" w14:textId="77777777" w:rsidR="00A954FF" w:rsidRPr="00977642" w:rsidRDefault="0023018A" w:rsidP="00BC7294">
            <w:pPr>
              <w:ind w:firstLine="0"/>
            </w:pPr>
            <w:r w:rsidRPr="00977642">
              <w:fldChar w:fldCharType="begin"/>
            </w:r>
            <w:r w:rsidR="00A954FF" w:rsidRPr="00977642">
              <w:instrText xml:space="preserve"> ASK  Katedra "Zadajte presný názov KATEDRY" </w:instrText>
            </w:r>
            <w:r w:rsidRPr="00977642">
              <w:fldChar w:fldCharType="separate"/>
            </w:r>
            <w:bookmarkStart w:id="4" w:name="Katedra"/>
            <w:r w:rsidR="004D0865" w:rsidRPr="00977642">
              <w:t>Katedra informatiky</w:t>
            </w:r>
            <w:bookmarkEnd w:id="4"/>
            <w:r w:rsidRPr="00977642">
              <w:fldChar w:fldCharType="end"/>
            </w:r>
            <w:r w:rsidR="00F04D5C" w:rsidRPr="00977642">
              <w:t>Katedra informa</w:t>
            </w:r>
            <w:r w:rsidR="00744BAE" w:rsidRPr="00977642">
              <w:t>čných sietí</w:t>
            </w:r>
          </w:p>
        </w:tc>
      </w:tr>
      <w:tr w:rsidR="00A954FF" w:rsidRPr="00977642" w14:paraId="74E568BE" w14:textId="77777777" w:rsidTr="00BC7294">
        <w:trPr>
          <w:trHeight w:val="570"/>
        </w:trPr>
        <w:tc>
          <w:tcPr>
            <w:tcW w:w="4501" w:type="dxa"/>
            <w:vAlign w:val="center"/>
          </w:tcPr>
          <w:p w14:paraId="2941B134" w14:textId="77777777" w:rsidR="00A954FF" w:rsidRPr="00977642" w:rsidRDefault="00A954FF" w:rsidP="00891EF3">
            <w:pPr>
              <w:ind w:firstLine="0"/>
            </w:pPr>
            <w:r w:rsidRPr="00977642">
              <w:t xml:space="preserve">Vedúci </w:t>
            </w:r>
            <w:r w:rsidR="00891EF3" w:rsidRPr="00977642">
              <w:t>bakalárskej</w:t>
            </w:r>
            <w:r w:rsidRPr="00977642">
              <w:t xml:space="preserve"> práce:</w:t>
            </w:r>
          </w:p>
        </w:tc>
        <w:tc>
          <w:tcPr>
            <w:tcW w:w="4502" w:type="dxa"/>
            <w:vAlign w:val="center"/>
          </w:tcPr>
          <w:p w14:paraId="5837EF55" w14:textId="77777777" w:rsidR="00A954FF" w:rsidRPr="00977642" w:rsidRDefault="00744BAE" w:rsidP="00744BAE">
            <w:pPr>
              <w:ind w:firstLine="0"/>
            </w:pPr>
            <w:r w:rsidRPr="00977642">
              <w:t xml:space="preserve">doc. </w:t>
            </w:r>
            <w:r w:rsidR="0023018A" w:rsidRPr="00977642">
              <w:fldChar w:fldCharType="begin"/>
            </w:r>
            <w:r w:rsidR="00A954FF" w:rsidRPr="00977642">
              <w:instrText xml:space="preserve"> ASK VeduciP "Zadajte VEDÚCEHO práce so všetkými titulmi</w:instrText>
            </w:r>
            <w:r w:rsidR="0023018A" w:rsidRPr="00977642">
              <w:fldChar w:fldCharType="separate"/>
            </w:r>
            <w:bookmarkStart w:id="5" w:name="VeduciP"/>
            <w:r w:rsidR="004D0865" w:rsidRPr="00977642">
              <w:t>Ing. Michal Varga PhD.</w:t>
            </w:r>
            <w:bookmarkEnd w:id="5"/>
            <w:r w:rsidR="0023018A" w:rsidRPr="00977642">
              <w:fldChar w:fldCharType="end"/>
            </w:r>
            <w:r w:rsidR="00F04D5C" w:rsidRPr="00977642">
              <w:t xml:space="preserve">Ing. </w:t>
            </w:r>
            <w:r w:rsidRPr="00977642">
              <w:t xml:space="preserve">Pavel </w:t>
            </w:r>
            <w:proofErr w:type="spellStart"/>
            <w:r w:rsidRPr="00977642">
              <w:t>Segeč</w:t>
            </w:r>
            <w:proofErr w:type="spellEnd"/>
            <w:r w:rsidR="00F04D5C" w:rsidRPr="00977642">
              <w:t>, PhD.</w:t>
            </w:r>
          </w:p>
        </w:tc>
      </w:tr>
      <w:tr w:rsidR="00A954FF" w:rsidRPr="00977642" w14:paraId="710AD96D" w14:textId="77777777" w:rsidTr="00BC7294">
        <w:trPr>
          <w:trHeight w:val="1679"/>
        </w:trPr>
        <w:tc>
          <w:tcPr>
            <w:tcW w:w="4501" w:type="dxa"/>
          </w:tcPr>
          <w:p w14:paraId="1FF02B33" w14:textId="77777777" w:rsidR="00A954FF" w:rsidRPr="00977642" w:rsidRDefault="009C2510" w:rsidP="00C861A1">
            <w:pPr>
              <w:pStyle w:val="ZPTitulList"/>
            </w:pPr>
            <w:r w:rsidRPr="00977642">
              <w:t>Skupina:</w:t>
            </w:r>
          </w:p>
        </w:tc>
        <w:tc>
          <w:tcPr>
            <w:tcW w:w="4502" w:type="dxa"/>
          </w:tcPr>
          <w:p w14:paraId="5BB605D6" w14:textId="77777777" w:rsidR="00A954FF" w:rsidRPr="00977642" w:rsidRDefault="009C2510" w:rsidP="00AF7E9D">
            <w:pPr>
              <w:pStyle w:val="ZPTitulList"/>
            </w:pPr>
            <w:r w:rsidRPr="00977642">
              <w:t>SOS3</w:t>
            </w:r>
            <w:r w:rsidR="00AF7E9D" w:rsidRPr="00977642">
              <w:t xml:space="preserve"> (Utorok)</w:t>
            </w:r>
          </w:p>
        </w:tc>
      </w:tr>
      <w:tr w:rsidR="00A954FF" w:rsidRPr="00977642" w14:paraId="384EF0F8" w14:textId="77777777" w:rsidTr="00BC7294">
        <w:trPr>
          <w:trHeight w:val="80"/>
        </w:trPr>
        <w:tc>
          <w:tcPr>
            <w:tcW w:w="4501" w:type="dxa"/>
            <w:vAlign w:val="center"/>
          </w:tcPr>
          <w:p w14:paraId="48442003" w14:textId="77777777" w:rsidR="00DB3A3F" w:rsidRPr="00977642" w:rsidRDefault="00DB3A3F" w:rsidP="005031AB">
            <w:pPr>
              <w:ind w:firstLine="0"/>
            </w:pPr>
          </w:p>
          <w:p w14:paraId="788CDED7" w14:textId="77777777" w:rsidR="00DB3A3F" w:rsidRPr="00977642" w:rsidRDefault="00DB3A3F" w:rsidP="005031AB">
            <w:pPr>
              <w:ind w:firstLine="0"/>
            </w:pPr>
          </w:p>
          <w:p w14:paraId="4F4DD072" w14:textId="77777777" w:rsidR="00DB3A3F" w:rsidRPr="00977642" w:rsidRDefault="00DB3A3F" w:rsidP="005031AB">
            <w:pPr>
              <w:ind w:firstLine="0"/>
            </w:pPr>
          </w:p>
          <w:p w14:paraId="77428671" w14:textId="77777777" w:rsidR="00A954FF" w:rsidRPr="00977642" w:rsidRDefault="0023018A" w:rsidP="005031AB">
            <w:pPr>
              <w:ind w:firstLine="0"/>
              <w:rPr>
                <w:sz w:val="20"/>
                <w:lang w:eastAsia="zh-CN"/>
              </w:rPr>
            </w:pPr>
            <w:r w:rsidRPr="00977642">
              <w:fldChar w:fldCharType="begin"/>
            </w:r>
            <w:r w:rsidR="00A954FF" w:rsidRPr="00977642">
              <w:instrText xml:space="preserve"> ASK Mesto "Zadajte MESTO sídla katedry</w:instrText>
            </w:r>
            <w:r w:rsidRPr="00977642">
              <w:fldChar w:fldCharType="separate"/>
            </w:r>
            <w:bookmarkStart w:id="6" w:name="Mesto"/>
            <w:r w:rsidR="004D0865" w:rsidRPr="00977642">
              <w:t>Žilina</w:t>
            </w:r>
            <w:bookmarkEnd w:id="6"/>
            <w:r w:rsidRPr="00977642">
              <w:fldChar w:fldCharType="end"/>
            </w:r>
            <w:r w:rsidR="00F04D5C" w:rsidRPr="00977642">
              <w:t>Žilina</w:t>
            </w:r>
            <w:bookmarkStart w:id="7" w:name="datumODO"/>
            <w:r w:rsidRPr="00977642">
              <w:fldChar w:fldCharType="begin"/>
            </w:r>
            <w:r w:rsidR="00A954FF" w:rsidRPr="00977642">
              <w:instrText xml:space="preserve"> ASK rokO "Zadajte ROK odovzdania práce"</w:instrText>
            </w:r>
            <w:r w:rsidRPr="00977642">
              <w:fldChar w:fldCharType="separate"/>
            </w:r>
            <w:bookmarkStart w:id="8" w:name="rokO"/>
            <w:r w:rsidR="004D0865" w:rsidRPr="00977642">
              <w:t>2016</w:t>
            </w:r>
            <w:bookmarkEnd w:id="8"/>
            <w:r w:rsidRPr="00977642">
              <w:fldChar w:fldCharType="end"/>
            </w:r>
            <w:bookmarkEnd w:id="7"/>
            <w:r w:rsidR="00F04D5C" w:rsidRPr="00977642">
              <w:t>2016</w:t>
            </w:r>
          </w:p>
        </w:tc>
        <w:tc>
          <w:tcPr>
            <w:tcW w:w="4502" w:type="dxa"/>
            <w:vAlign w:val="center"/>
          </w:tcPr>
          <w:p w14:paraId="4E2CA5DF" w14:textId="77777777" w:rsidR="00DB3A3F" w:rsidRPr="00977642" w:rsidRDefault="00DB3A3F" w:rsidP="00DB3A3F">
            <w:pPr>
              <w:ind w:firstLine="0"/>
              <w:jc w:val="right"/>
              <w:rPr>
                <w:b/>
                <w:sz w:val="28"/>
                <w:szCs w:val="28"/>
              </w:rPr>
            </w:pPr>
            <w:r w:rsidRPr="00977642">
              <w:rPr>
                <w:b/>
                <w:sz w:val="28"/>
                <w:szCs w:val="28"/>
              </w:rPr>
              <w:t>Andrej Hucík</w:t>
            </w:r>
          </w:p>
          <w:p w14:paraId="21E42991" w14:textId="77777777" w:rsidR="00DB3A3F" w:rsidRPr="00977642" w:rsidRDefault="00DB3A3F" w:rsidP="00DB3A3F">
            <w:pPr>
              <w:ind w:firstLine="0"/>
              <w:jc w:val="right"/>
              <w:rPr>
                <w:b/>
                <w:sz w:val="28"/>
                <w:szCs w:val="28"/>
              </w:rPr>
            </w:pPr>
            <w:r w:rsidRPr="00977642">
              <w:rPr>
                <w:b/>
                <w:sz w:val="28"/>
                <w:szCs w:val="28"/>
              </w:rPr>
              <w:t>Miroslav Kozák</w:t>
            </w:r>
          </w:p>
          <w:p w14:paraId="491B5314" w14:textId="77777777" w:rsidR="00A954FF" w:rsidRPr="00977642" w:rsidRDefault="00DB3A3F" w:rsidP="00DB3A3F">
            <w:pPr>
              <w:ind w:firstLine="1878"/>
              <w:jc w:val="right"/>
              <w:rPr>
                <w:b/>
              </w:rPr>
            </w:pPr>
            <w:r w:rsidRPr="00977642">
              <w:rPr>
                <w:b/>
                <w:sz w:val="28"/>
                <w:szCs w:val="28"/>
              </w:rPr>
              <w:t xml:space="preserve">Andrej </w:t>
            </w:r>
            <w:proofErr w:type="spellStart"/>
            <w:r w:rsidRPr="00977642">
              <w:rPr>
                <w:b/>
                <w:sz w:val="28"/>
                <w:szCs w:val="28"/>
              </w:rPr>
              <w:t>Šišila</w:t>
            </w:r>
            <w:proofErr w:type="spellEnd"/>
          </w:p>
        </w:tc>
      </w:tr>
    </w:tbl>
    <w:p w14:paraId="477F379B" w14:textId="77777777" w:rsidR="00A954FF" w:rsidRPr="00977642" w:rsidRDefault="00A954FF" w:rsidP="00015540">
      <w:pPr>
        <w:pStyle w:val="ZPNormalnyText"/>
        <w:ind w:left="0" w:firstLine="0"/>
        <w:sectPr w:rsidR="00A954FF" w:rsidRPr="00977642" w:rsidSect="00015540">
          <w:headerReference w:type="default" r:id="rId9"/>
          <w:footerReference w:type="default" r:id="rId10"/>
          <w:pgSz w:w="11906" w:h="16838"/>
          <w:pgMar w:top="1138" w:right="1411" w:bottom="288" w:left="1411" w:header="562" w:footer="0" w:gutter="562"/>
          <w:pgNumType w:start="1"/>
          <w:cols w:space="708"/>
        </w:sectPr>
      </w:pPr>
    </w:p>
    <w:p w14:paraId="76850328" w14:textId="77777777" w:rsidR="005933BD" w:rsidRPr="00977642" w:rsidRDefault="005933BD" w:rsidP="007E4E37">
      <w:pPr>
        <w:pStyle w:val="u1"/>
        <w:numPr>
          <w:ilvl w:val="0"/>
          <w:numId w:val="0"/>
        </w:numPr>
        <w:ind w:left="357" w:hanging="357"/>
      </w:pPr>
      <w:bookmarkStart w:id="9" w:name="_Toc450567157"/>
      <w:bookmarkStart w:id="10" w:name="_Toc474849990"/>
      <w:bookmarkStart w:id="11" w:name="_Toc224306938"/>
      <w:bookmarkStart w:id="12" w:name="_Toc241977224"/>
      <w:bookmarkStart w:id="13" w:name="_Toc102191181"/>
      <w:r w:rsidRPr="00977642">
        <w:lastRenderedPageBreak/>
        <w:t>Obsah</w:t>
      </w:r>
      <w:bookmarkEnd w:id="9"/>
      <w:bookmarkEnd w:id="10"/>
    </w:p>
    <w:p w14:paraId="144C4D0A" w14:textId="77777777" w:rsidR="0029571E" w:rsidRPr="00977642" w:rsidRDefault="00B77A44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r w:rsidRPr="00977642">
        <w:rPr>
          <w:noProof w:val="0"/>
        </w:rPr>
        <w:fldChar w:fldCharType="begin"/>
      </w:r>
      <w:r w:rsidRPr="00977642">
        <w:rPr>
          <w:noProof w:val="0"/>
        </w:rPr>
        <w:instrText xml:space="preserve"> TOC \h \z \t "u1,1,u2,2,u3,3,u4,4,u5,5,u6,6,u7,7,u8,8,u9,9" </w:instrText>
      </w:r>
      <w:r w:rsidRPr="00977642">
        <w:rPr>
          <w:noProof w:val="0"/>
        </w:rPr>
        <w:fldChar w:fldCharType="separate"/>
      </w:r>
      <w:hyperlink w:anchor="_Toc474849990" w:history="1">
        <w:r w:rsidR="0029571E" w:rsidRPr="00977642">
          <w:rPr>
            <w:rStyle w:val="Hypertextovprepojenie"/>
            <w:noProof w:val="0"/>
          </w:rPr>
          <w:t>Obsah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_Toc474849990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E3426B7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49991" w:history="1">
        <w:r w:rsidR="0029571E" w:rsidRPr="00977642">
          <w:rPr>
            <w:rStyle w:val="Hypertextovprepojenie"/>
            <w:noProof w:val="0"/>
          </w:rPr>
          <w:t>Zoznam ilustrácií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_Toc474849991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4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1BE0928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49992" w:history="1">
        <w:r w:rsidR="0029571E" w:rsidRPr="00977642">
          <w:rPr>
            <w:rStyle w:val="Hypertextovprepojenie"/>
            <w:noProof w:val="0"/>
          </w:rPr>
          <w:t>Úvod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_Toc474849992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5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327212BB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49993" w:history="1">
        <w:r w:rsidR="0029571E" w:rsidRPr="00977642">
          <w:rPr>
            <w:rStyle w:val="Hypertextovprepojenie"/>
            <w:noProof w:val="0"/>
          </w:rPr>
          <w:t>1. Ciele práce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_Toc474849993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6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5D45698C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49994" w:history="1">
        <w:r w:rsidR="0029571E" w:rsidRPr="00977642">
          <w:rPr>
            <w:rStyle w:val="Hypertextovprepojenie"/>
            <w:noProof w:val="0"/>
            <w:lang w:eastAsia="sk-SK"/>
          </w:rPr>
          <w:t>2.</w:t>
        </w:r>
        <w:r w:rsidR="0029571E" w:rsidRPr="00977642">
          <w:rPr>
            <w:rStyle w:val="Hypertextovprepojenie"/>
            <w:noProof w:val="0"/>
          </w:rPr>
          <w:t xml:space="preserve"> Topológia siete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_Toc474849994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7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AEF02FD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49995" w:history="1">
        <w:r w:rsidR="0029571E" w:rsidRPr="00977642">
          <w:rPr>
            <w:rStyle w:val="Hypertextovprepojenie"/>
            <w:noProof w:val="0"/>
          </w:rPr>
          <w:t>3. Inštalácia a konfigurácia zariadení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_Toc474849995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8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E5289AA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49996" w:history="1">
        <w:r w:rsidR="0029571E" w:rsidRPr="00977642">
          <w:rPr>
            <w:rStyle w:val="Hypertextovprepojenie"/>
            <w:noProof w:val="0"/>
          </w:rPr>
          <w:t>3.1. Vytvorenie novej Debian VM a jej nastavenie.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_Toc474849996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9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F780BDC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49997" w:history="1">
        <w:r w:rsidR="0029571E" w:rsidRPr="00977642">
          <w:rPr>
            <w:rStyle w:val="Hypertextovprepojenie"/>
            <w:noProof w:val="0"/>
          </w:rPr>
          <w:t>3.1.1. Inštalácia Linux OS - Debian.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_Toc474849997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10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4B6BCD3D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49998" w:history="1">
        <w:r w:rsidR="0029571E" w:rsidRPr="00977642">
          <w:rPr>
            <w:rStyle w:val="Hypertextovprepojenie"/>
            <w:noProof w:val="0"/>
          </w:rPr>
          <w:t>3.1.2. Základná konfiguráciu systému.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_Toc474849998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10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01AD8098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49999" w:history="1">
        <w:r w:rsidR="0029571E" w:rsidRPr="00977642">
          <w:rPr>
            <w:rStyle w:val="Hypertextovprepojenie"/>
            <w:noProof w:val="0"/>
          </w:rPr>
          <w:t>3.1.3. Skript pre automatické pridanie záznamov do iptables.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_Toc474849999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10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782AFC1D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50000" w:history="1">
        <w:r w:rsidR="0029571E" w:rsidRPr="00977642">
          <w:rPr>
            <w:rStyle w:val="Hypertextovprepojenie"/>
            <w:noProof w:val="0"/>
          </w:rPr>
          <w:t>3.1.4. Automatické spúšťanie vlastných skriptov pri štarte systému.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_Toc474850000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16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2416EDE2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1" w:history="1">
        <w:r w:rsidR="0029571E" w:rsidRPr="00977642">
          <w:rPr>
            <w:rStyle w:val="Hypertextovprepojenie"/>
            <w:noProof w:val="0"/>
          </w:rPr>
          <w:t>3.2. VLAN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_Toc474850001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17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1EB0BF8F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2" w:history="1">
        <w:r w:rsidR="0029571E" w:rsidRPr="00977642">
          <w:rPr>
            <w:rStyle w:val="Hypertextovprepojenie"/>
            <w:noProof w:val="0"/>
          </w:rPr>
          <w:t>3.3. DNS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_Toc474850002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18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21E99077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4" w:history="1">
        <w:r w:rsidR="0029571E" w:rsidRPr="00977642">
          <w:rPr>
            <w:rStyle w:val="Hypertextovprepojenie"/>
            <w:noProof w:val="0"/>
          </w:rPr>
          <w:t>3.4. DHCP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_Toc474850004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21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1857E958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5" w:history="1">
        <w:r w:rsidR="0029571E" w:rsidRPr="00977642">
          <w:rPr>
            <w:rStyle w:val="Hypertextovprepojenie"/>
            <w:noProof w:val="0"/>
          </w:rPr>
          <w:t>3.5. NTP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_Toc474850005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22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7F9F8CB6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6" w:history="1">
        <w:r w:rsidR="0029571E" w:rsidRPr="00977642">
          <w:rPr>
            <w:rStyle w:val="Hypertextovprepojenie"/>
            <w:iCs/>
            <w:noProof w:val="0"/>
          </w:rPr>
          <w:t>3.6. Web server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_Toc474850006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25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26E627B7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50007" w:history="1">
        <w:r w:rsidR="0029571E" w:rsidRPr="00977642">
          <w:rPr>
            <w:rStyle w:val="Hypertextovprepojenie"/>
            <w:rFonts w:eastAsia="SimSun"/>
            <w:noProof w:val="0"/>
            <w:lang w:eastAsia="sk-SK"/>
          </w:rPr>
          <w:t>3.6.1. Inštalácia joomla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_Toc474850007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26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668E6C39" w14:textId="77777777" w:rsidR="0029571E" w:rsidRPr="00977642" w:rsidRDefault="00494930">
      <w:pPr>
        <w:pStyle w:val="Obsah3"/>
        <w:rPr>
          <w:rFonts w:asciiTheme="minorHAnsi" w:eastAsiaTheme="minorEastAsia" w:hAnsiTheme="minorHAnsi" w:cstheme="minorBidi"/>
          <w:iCs w:val="0"/>
          <w:noProof w:val="0"/>
        </w:rPr>
      </w:pPr>
      <w:hyperlink w:anchor="_Toc474850008" w:history="1">
        <w:r w:rsidR="0029571E" w:rsidRPr="00977642">
          <w:rPr>
            <w:rStyle w:val="Hypertextovprepojenie"/>
            <w:rFonts w:eastAsia="SimSun"/>
            <w:noProof w:val="0"/>
            <w:lang w:eastAsia="sk-SK"/>
          </w:rPr>
          <w:t>3.6.2. Inštalácia mediawiki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_Toc474850008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27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00DAB142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09" w:history="1">
        <w:r w:rsidR="0029571E" w:rsidRPr="00977642">
          <w:rPr>
            <w:rStyle w:val="Hypertextovprepojenie"/>
            <w:rFonts w:eastAsia="SimSun"/>
            <w:noProof w:val="0"/>
            <w:lang w:eastAsia="sk-SK"/>
          </w:rPr>
          <w:t>3.7. Poštový server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_Toc474850009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27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60CEEFB1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50010" w:history="1">
        <w:r w:rsidR="0029571E" w:rsidRPr="00977642">
          <w:rPr>
            <w:rStyle w:val="Hypertextovprepojenie"/>
            <w:iCs/>
            <w:noProof w:val="0"/>
          </w:rPr>
          <w:t>4. WIndows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_Toc474850010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28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7DCE3469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1" w:history="1">
        <w:r w:rsidR="0029571E" w:rsidRPr="00977642">
          <w:rPr>
            <w:rStyle w:val="Hypertextovprepojenie"/>
            <w:noProof w:val="0"/>
          </w:rPr>
          <w:t>4.1. DHCP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_Toc474850011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28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6ABDA703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2" w:history="1">
        <w:r w:rsidR="0029571E" w:rsidRPr="00977642">
          <w:rPr>
            <w:rStyle w:val="Hypertextovprepojenie"/>
            <w:noProof w:val="0"/>
          </w:rPr>
          <w:t>4.2. DNS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_Toc474850012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28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08BD1C7F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3" w:history="1">
        <w:r w:rsidR="0029571E" w:rsidRPr="00977642">
          <w:rPr>
            <w:rStyle w:val="Hypertextovprepojenie"/>
            <w:noProof w:val="0"/>
          </w:rPr>
          <w:t>4.3. NTP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_Toc474850013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29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59FAF805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4" w:history="1">
        <w:r w:rsidR="0029571E" w:rsidRPr="00977642">
          <w:rPr>
            <w:rStyle w:val="Hypertextovprepojenie"/>
            <w:iCs/>
            <w:noProof w:val="0"/>
          </w:rPr>
          <w:t>4.4. NAT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_Toc474850014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29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0C09C763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5" w:history="1">
        <w:r w:rsidR="0029571E" w:rsidRPr="00977642">
          <w:rPr>
            <w:rStyle w:val="Hypertextovprepojenie"/>
            <w:rFonts w:eastAsia="SimSun"/>
            <w:noProof w:val="0"/>
            <w:lang w:eastAsia="sk-SK"/>
          </w:rPr>
          <w:t>4.5. ISS- Internet Information Server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_Toc474850015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30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6E32E632" w14:textId="77777777" w:rsidR="0029571E" w:rsidRPr="00977642" w:rsidRDefault="00494930">
      <w:pPr>
        <w:pStyle w:val="Obsah2"/>
        <w:rPr>
          <w:rFonts w:asciiTheme="minorHAnsi" w:eastAsiaTheme="minorEastAsia" w:hAnsiTheme="minorHAnsi" w:cstheme="minorBidi"/>
          <w:noProof w:val="0"/>
          <w:szCs w:val="24"/>
        </w:rPr>
      </w:pPr>
      <w:hyperlink w:anchor="_Toc474850016" w:history="1">
        <w:r w:rsidR="0029571E" w:rsidRPr="00977642">
          <w:rPr>
            <w:rStyle w:val="Hypertextovprepojenie"/>
            <w:iCs/>
            <w:noProof w:val="0"/>
          </w:rPr>
          <w:t>4.6. Poštový server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_Toc474850016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32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31B60613" w14:textId="77777777" w:rsidR="0029571E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Cs w:val="24"/>
        </w:rPr>
      </w:pPr>
      <w:hyperlink w:anchor="_Toc474850017" w:history="1">
        <w:r w:rsidR="0029571E" w:rsidRPr="00977642">
          <w:rPr>
            <w:rStyle w:val="Hypertextovprepojenie"/>
            <w:noProof w:val="0"/>
          </w:rPr>
          <w:t>5. Záver</w:t>
        </w:r>
        <w:r w:rsidR="0029571E" w:rsidRPr="00977642">
          <w:rPr>
            <w:noProof w:val="0"/>
            <w:webHidden/>
          </w:rPr>
          <w:tab/>
        </w:r>
        <w:r w:rsidR="0029571E" w:rsidRPr="00977642">
          <w:rPr>
            <w:noProof w:val="0"/>
            <w:webHidden/>
          </w:rPr>
          <w:fldChar w:fldCharType="begin"/>
        </w:r>
        <w:r w:rsidR="0029571E" w:rsidRPr="00977642">
          <w:rPr>
            <w:noProof w:val="0"/>
            <w:webHidden/>
          </w:rPr>
          <w:instrText xml:space="preserve"> PAGEREF _Toc474850017 \h </w:instrText>
        </w:r>
        <w:r w:rsidR="0029571E" w:rsidRPr="00977642">
          <w:rPr>
            <w:noProof w:val="0"/>
            <w:webHidden/>
          </w:rPr>
        </w:r>
        <w:r w:rsidR="0029571E" w:rsidRPr="00977642">
          <w:rPr>
            <w:noProof w:val="0"/>
            <w:webHidden/>
          </w:rPr>
          <w:fldChar w:fldCharType="separate"/>
        </w:r>
        <w:r w:rsidR="0029571E" w:rsidRPr="00977642">
          <w:rPr>
            <w:noProof w:val="0"/>
            <w:webHidden/>
          </w:rPr>
          <w:t>32</w:t>
        </w:r>
        <w:r w:rsidR="0029571E" w:rsidRPr="00977642">
          <w:rPr>
            <w:noProof w:val="0"/>
            <w:webHidden/>
          </w:rPr>
          <w:fldChar w:fldCharType="end"/>
        </w:r>
      </w:hyperlink>
    </w:p>
    <w:p w14:paraId="6267B1B4" w14:textId="77777777" w:rsidR="007E4E37" w:rsidRPr="00977642" w:rsidRDefault="00B77A44" w:rsidP="007E4E37">
      <w:pPr>
        <w:pStyle w:val="u1"/>
        <w:numPr>
          <w:ilvl w:val="0"/>
          <w:numId w:val="0"/>
        </w:numPr>
        <w:ind w:left="357" w:hanging="357"/>
      </w:pPr>
      <w:r w:rsidRPr="00977642">
        <w:fldChar w:fldCharType="end"/>
      </w:r>
    </w:p>
    <w:p w14:paraId="3F1921F4" w14:textId="77777777" w:rsidR="007E4E37" w:rsidRPr="00977642" w:rsidRDefault="007E4E37" w:rsidP="007E4E37">
      <w:pPr>
        <w:pStyle w:val="u1"/>
        <w:numPr>
          <w:ilvl w:val="0"/>
          <w:numId w:val="0"/>
        </w:numPr>
        <w:ind w:left="357" w:hanging="357"/>
      </w:pPr>
    </w:p>
    <w:p w14:paraId="42386622" w14:textId="3214AFA1" w:rsidR="00B77A44" w:rsidRPr="00977642" w:rsidRDefault="00B77A44">
      <w:pPr>
        <w:spacing w:before="0" w:line="240" w:lineRule="auto"/>
        <w:ind w:firstLine="0"/>
        <w:jc w:val="left"/>
        <w:rPr>
          <w:b/>
          <w:caps/>
          <w:sz w:val="44"/>
        </w:rPr>
      </w:pPr>
      <w:bookmarkStart w:id="14" w:name="_Toc449040903"/>
      <w:bookmarkStart w:id="15" w:name="_Toc450567158"/>
    </w:p>
    <w:p w14:paraId="08B2EDB0" w14:textId="77777777" w:rsidR="00226546" w:rsidRPr="00977642" w:rsidRDefault="00A954FF" w:rsidP="008B6270">
      <w:pPr>
        <w:pStyle w:val="u1"/>
        <w:numPr>
          <w:ilvl w:val="0"/>
          <w:numId w:val="0"/>
        </w:numPr>
        <w:ind w:left="357" w:hanging="357"/>
      </w:pPr>
      <w:bookmarkStart w:id="16" w:name="_Toc474849991"/>
      <w:r w:rsidRPr="00977642">
        <w:t xml:space="preserve">Zoznam </w:t>
      </w:r>
      <w:bookmarkEnd w:id="11"/>
      <w:r w:rsidRPr="00977642">
        <w:t>ilustrácií</w:t>
      </w:r>
      <w:bookmarkStart w:id="17" w:name="_Toc224306939"/>
      <w:bookmarkStart w:id="18" w:name="_Toc241977225"/>
      <w:bookmarkStart w:id="19" w:name="_Toc449040904"/>
      <w:bookmarkEnd w:id="12"/>
      <w:bookmarkEnd w:id="14"/>
      <w:bookmarkEnd w:id="15"/>
      <w:bookmarkEnd w:id="16"/>
    </w:p>
    <w:bookmarkStart w:id="20" w:name="_Toc102191196"/>
    <w:bookmarkStart w:id="21" w:name="_Toc224306941"/>
    <w:bookmarkStart w:id="22" w:name="_Toc241977227"/>
    <w:bookmarkEnd w:id="17"/>
    <w:bookmarkEnd w:id="18"/>
    <w:bookmarkEnd w:id="19"/>
    <w:p w14:paraId="5355296A" w14:textId="77777777" w:rsidR="00CE0F37" w:rsidRPr="00977642" w:rsidRDefault="00CE0F37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r w:rsidRPr="00977642">
        <w:rPr>
          <w:noProof w:val="0"/>
        </w:rPr>
        <w:fldChar w:fldCharType="begin"/>
      </w:r>
      <w:r w:rsidRPr="00977642">
        <w:rPr>
          <w:noProof w:val="0"/>
        </w:rPr>
        <w:instrText xml:space="preserve"> TOC \h \z \t "Caption,1" </w:instrText>
      </w:r>
      <w:r w:rsidRPr="00977642">
        <w:rPr>
          <w:noProof w:val="0"/>
        </w:rPr>
        <w:fldChar w:fldCharType="separate"/>
      </w:r>
      <w:hyperlink w:anchor="_Toc474845502" w:history="1">
        <w:r w:rsidRPr="00977642">
          <w:rPr>
            <w:rStyle w:val="Hypertextovprepojenie"/>
            <w:noProof w:val="0"/>
          </w:rPr>
          <w:t>Obrázok 1 – Fyzická a logická topológia</w:t>
        </w:r>
        <w:r w:rsidRPr="00977642">
          <w:rPr>
            <w:noProof w:val="0"/>
            <w:webHidden/>
          </w:rPr>
          <w:tab/>
        </w:r>
        <w:r w:rsidRPr="00977642">
          <w:rPr>
            <w:noProof w:val="0"/>
            <w:webHidden/>
          </w:rPr>
          <w:fldChar w:fldCharType="begin"/>
        </w:r>
        <w:r w:rsidRPr="00977642">
          <w:rPr>
            <w:noProof w:val="0"/>
            <w:webHidden/>
          </w:rPr>
          <w:instrText xml:space="preserve"> PAGEREF _Toc474845502 \h </w:instrText>
        </w:r>
        <w:r w:rsidRPr="00977642">
          <w:rPr>
            <w:noProof w:val="0"/>
            <w:webHidden/>
          </w:rPr>
        </w:r>
        <w:r w:rsidRPr="00977642">
          <w:rPr>
            <w:noProof w:val="0"/>
            <w:webHidden/>
          </w:rPr>
          <w:fldChar w:fldCharType="separate"/>
        </w:r>
        <w:r w:rsidRPr="00977642">
          <w:rPr>
            <w:noProof w:val="0"/>
            <w:webHidden/>
          </w:rPr>
          <w:t>6</w:t>
        </w:r>
        <w:r w:rsidRPr="00977642">
          <w:rPr>
            <w:noProof w:val="0"/>
            <w:webHidden/>
          </w:rPr>
          <w:fldChar w:fldCharType="end"/>
        </w:r>
      </w:hyperlink>
    </w:p>
    <w:p w14:paraId="0522B55B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3" w:history="1">
        <w:r w:rsidR="00CE0F37" w:rsidRPr="00977642">
          <w:rPr>
            <w:rStyle w:val="Hypertextovprepojenie"/>
            <w:noProof w:val="0"/>
          </w:rPr>
          <w:t>Obrázok 2 – db.sos3.local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_Toc474845503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18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1F94227A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4" w:history="1">
        <w:r w:rsidR="00CE0F37" w:rsidRPr="00977642">
          <w:rPr>
            <w:rStyle w:val="Hypertextovprepojenie"/>
            <w:noProof w:val="0"/>
          </w:rPr>
          <w:t>Obrázok 3 – db.sos3.external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_Toc474845504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19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10FB6190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5" w:history="1">
        <w:r w:rsidR="00CE0F37" w:rsidRPr="00977642">
          <w:rPr>
            <w:rStyle w:val="Hypertextovprepojenie"/>
            <w:noProof w:val="0"/>
          </w:rPr>
          <w:t>Obrázok 4 – named.conf.options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_Toc474845505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19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16DA907B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6" w:history="1">
        <w:r w:rsidR="00CE0F37" w:rsidRPr="00977642">
          <w:rPr>
            <w:rStyle w:val="Hypertextovprepojenie"/>
            <w:noProof w:val="0"/>
          </w:rPr>
          <w:t>Obrázok 5 – Pohľady (Views)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_Toc474845506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20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59E576E1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7" w:history="1">
        <w:r w:rsidR="00CE0F37" w:rsidRPr="00977642">
          <w:rPr>
            <w:rStyle w:val="Hypertextovprepojenie"/>
            <w:noProof w:val="0"/>
          </w:rPr>
          <w:t>Obrázok 6 – dhcpd.conf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_Toc474845507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21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530E786B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8" w:history="1">
        <w:r w:rsidR="00CE0F37" w:rsidRPr="00977642">
          <w:rPr>
            <w:rStyle w:val="Hypertextovprepojenie"/>
            <w:noProof w:val="0"/>
          </w:rPr>
          <w:t>Obrázok 7 – ntp.conf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_Toc474845508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22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6D2E832D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09" w:history="1">
        <w:r w:rsidR="00CE0F37" w:rsidRPr="00977642">
          <w:rPr>
            <w:rStyle w:val="Hypertextovprepojenie"/>
            <w:noProof w:val="0"/>
          </w:rPr>
          <w:t>Obrázok 8 – Overenie NTP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_Toc474845509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22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2C6B3B2D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0" w:history="1">
        <w:r w:rsidR="00CE0F37" w:rsidRPr="00977642">
          <w:rPr>
            <w:rStyle w:val="Hypertextovprepojenie"/>
            <w:noProof w:val="0"/>
          </w:rPr>
          <w:t>Obrázok 9 – Ďalšie overenie NTP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_Toc474845510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23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28CA017E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1" w:history="1">
        <w:r w:rsidR="00CE0F37" w:rsidRPr="00977642">
          <w:rPr>
            <w:rStyle w:val="Hypertextovprepojenie"/>
            <w:noProof w:val="0"/>
          </w:rPr>
          <w:t>Obrázok 10 – Kontrola NTP cez tcpdump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_Toc474845511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23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68A817F0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2" w:history="1">
        <w:r w:rsidR="00CE0F37" w:rsidRPr="00977642">
          <w:rPr>
            <w:rStyle w:val="Hypertextovprepojenie"/>
            <w:noProof w:val="0"/>
          </w:rPr>
          <w:t>Obrázok 11 – Kontrola NTP serverov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_Toc474845512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24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13AB31E0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3" w:history="1">
        <w:r w:rsidR="00CE0F37" w:rsidRPr="00977642">
          <w:rPr>
            <w:rStyle w:val="Hypertextovprepojenie"/>
            <w:noProof w:val="0"/>
          </w:rPr>
          <w:t>Obrázok 12 – Wiki web stránka (konfigurácia)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_Toc474845513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25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29A51021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4" w:history="1">
        <w:r w:rsidR="00CE0F37" w:rsidRPr="00977642">
          <w:rPr>
            <w:rStyle w:val="Hypertextovprepojenie"/>
            <w:noProof w:val="0"/>
          </w:rPr>
          <w:t>Obrázok 13 – Zoznam súborov dostupných webstránok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_Toc474845514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25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3C688CD8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5" w:history="1">
        <w:r w:rsidR="00CE0F37" w:rsidRPr="00977642">
          <w:rPr>
            <w:rStyle w:val="Hypertextovprepojenie"/>
            <w:noProof w:val="0"/>
          </w:rPr>
          <w:t>Obrázok 14 – Pridávanie Remote Access role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_Toc474845515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28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11EFFF8E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6" w:history="1">
        <w:r w:rsidR="00CE0F37" w:rsidRPr="00977642">
          <w:rPr>
            <w:rStyle w:val="Hypertextovprepojenie"/>
            <w:noProof w:val="0"/>
          </w:rPr>
          <w:t>Obrázok 15 – Pridávanie IIS na Windows Server 2016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_Toc474845516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29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3F2BB032" w14:textId="77777777" w:rsidR="00CE0F37" w:rsidRPr="00977642" w:rsidRDefault="00494930">
      <w:pPr>
        <w:pStyle w:val="Obsah1"/>
        <w:rPr>
          <w:rFonts w:asciiTheme="minorHAnsi" w:eastAsiaTheme="minorEastAsia" w:hAnsiTheme="minorHAnsi" w:cstheme="minorBidi"/>
          <w:bCs w:val="0"/>
          <w:noProof w:val="0"/>
          <w:sz w:val="22"/>
          <w:szCs w:val="22"/>
        </w:rPr>
      </w:pPr>
      <w:hyperlink w:anchor="_Toc474845517" w:history="1">
        <w:r w:rsidR="00CE0F37" w:rsidRPr="00977642">
          <w:rPr>
            <w:rStyle w:val="Hypertextovprepojenie"/>
            <w:noProof w:val="0"/>
          </w:rPr>
          <w:t>Obrázok 16 – Predvolená stránka IIS webservera</w:t>
        </w:r>
        <w:r w:rsidR="00CE0F37" w:rsidRPr="00977642">
          <w:rPr>
            <w:noProof w:val="0"/>
            <w:webHidden/>
          </w:rPr>
          <w:tab/>
        </w:r>
        <w:r w:rsidR="00CE0F37" w:rsidRPr="00977642">
          <w:rPr>
            <w:noProof w:val="0"/>
            <w:webHidden/>
          </w:rPr>
          <w:fldChar w:fldCharType="begin"/>
        </w:r>
        <w:r w:rsidR="00CE0F37" w:rsidRPr="00977642">
          <w:rPr>
            <w:noProof w:val="0"/>
            <w:webHidden/>
          </w:rPr>
          <w:instrText xml:space="preserve"> PAGEREF _Toc474845517 \h </w:instrText>
        </w:r>
        <w:r w:rsidR="00CE0F37" w:rsidRPr="00977642">
          <w:rPr>
            <w:noProof w:val="0"/>
            <w:webHidden/>
          </w:rPr>
        </w:r>
        <w:r w:rsidR="00CE0F37" w:rsidRPr="00977642">
          <w:rPr>
            <w:noProof w:val="0"/>
            <w:webHidden/>
          </w:rPr>
          <w:fldChar w:fldCharType="separate"/>
        </w:r>
        <w:r w:rsidR="00CE0F37" w:rsidRPr="00977642">
          <w:rPr>
            <w:noProof w:val="0"/>
            <w:webHidden/>
          </w:rPr>
          <w:t>30</w:t>
        </w:r>
        <w:r w:rsidR="00CE0F37" w:rsidRPr="00977642">
          <w:rPr>
            <w:noProof w:val="0"/>
            <w:webHidden/>
          </w:rPr>
          <w:fldChar w:fldCharType="end"/>
        </w:r>
      </w:hyperlink>
    </w:p>
    <w:p w14:paraId="0A133E31" w14:textId="77777777" w:rsidR="008B6270" w:rsidRPr="00977642" w:rsidRDefault="00CE0F37" w:rsidP="008B6270">
      <w:pPr>
        <w:pStyle w:val="u1"/>
        <w:numPr>
          <w:ilvl w:val="0"/>
          <w:numId w:val="0"/>
        </w:numPr>
      </w:pPr>
      <w:r w:rsidRPr="00977642">
        <w:fldChar w:fldCharType="end"/>
      </w:r>
    </w:p>
    <w:p w14:paraId="1F4590FB" w14:textId="77777777" w:rsidR="008B6270" w:rsidRPr="00977642" w:rsidRDefault="008B6270" w:rsidP="008B6270">
      <w:pPr>
        <w:pStyle w:val="u1"/>
        <w:numPr>
          <w:ilvl w:val="0"/>
          <w:numId w:val="0"/>
        </w:numPr>
      </w:pPr>
    </w:p>
    <w:bookmarkEnd w:id="20"/>
    <w:bookmarkEnd w:id="21"/>
    <w:bookmarkEnd w:id="22"/>
    <w:p w14:paraId="4AD7A2FB" w14:textId="77777777" w:rsidR="00854E93" w:rsidRPr="00977642" w:rsidRDefault="00854E93" w:rsidP="00905BAE">
      <w:pPr>
        <w:pStyle w:val="ZPNormalnyText"/>
        <w:sectPr w:rsidR="00854E93" w:rsidRPr="00977642">
          <w:headerReference w:type="default" r:id="rId11"/>
          <w:footerReference w:type="default" r:id="rId12"/>
          <w:pgSz w:w="11906" w:h="16838"/>
          <w:pgMar w:top="1418" w:right="1134" w:bottom="1418" w:left="1985" w:header="851" w:footer="680" w:gutter="0"/>
          <w:cols w:space="708"/>
        </w:sectPr>
      </w:pPr>
    </w:p>
    <w:p w14:paraId="4D94610F" w14:textId="77777777" w:rsidR="00855B37" w:rsidRPr="00977642" w:rsidRDefault="00855B37" w:rsidP="00855B37">
      <w:pPr>
        <w:pStyle w:val="u1"/>
        <w:numPr>
          <w:ilvl w:val="0"/>
          <w:numId w:val="0"/>
        </w:numPr>
        <w:ind w:left="357" w:hanging="357"/>
      </w:pPr>
      <w:bookmarkStart w:id="23" w:name="_Toc224306942"/>
      <w:bookmarkStart w:id="24" w:name="_Toc241977228"/>
      <w:bookmarkStart w:id="25" w:name="_Toc449040907"/>
      <w:bookmarkStart w:id="26" w:name="_Toc450477384"/>
      <w:bookmarkStart w:id="27" w:name="_Toc450567161"/>
      <w:bookmarkStart w:id="28" w:name="_Toc474849992"/>
      <w:bookmarkEnd w:id="13"/>
      <w:r w:rsidRPr="00977642">
        <w:lastRenderedPageBreak/>
        <w:t>Úvod</w:t>
      </w:r>
      <w:bookmarkEnd w:id="23"/>
      <w:bookmarkEnd w:id="24"/>
      <w:bookmarkEnd w:id="25"/>
      <w:bookmarkEnd w:id="26"/>
      <w:bookmarkEnd w:id="27"/>
      <w:bookmarkEnd w:id="28"/>
    </w:p>
    <w:p w14:paraId="505C492D" w14:textId="77777777" w:rsidR="00855B37" w:rsidRPr="00977642" w:rsidRDefault="00342667" w:rsidP="00855B37">
      <w:r w:rsidRPr="00977642">
        <w:t xml:space="preserve">Základom každej firmy, či už malej, strednej alebo veľkej, </w:t>
      </w:r>
      <w:r w:rsidR="00087574" w:rsidRPr="00977642">
        <w:t xml:space="preserve">je </w:t>
      </w:r>
      <w:r w:rsidRPr="00977642">
        <w:t xml:space="preserve">stabilná </w:t>
      </w:r>
      <w:r w:rsidR="00087574" w:rsidRPr="00977642">
        <w:t>a </w:t>
      </w:r>
      <w:r w:rsidRPr="00977642">
        <w:t>bezpeč</w:t>
      </w:r>
      <w:r w:rsidR="00087574" w:rsidRPr="00977642">
        <w:t>ná sieťová infraštruktúra</w:t>
      </w:r>
      <w:r w:rsidRPr="00977642">
        <w:t>.</w:t>
      </w:r>
    </w:p>
    <w:p w14:paraId="7F701D2F" w14:textId="77777777" w:rsidR="00072776" w:rsidRPr="00977642" w:rsidRDefault="00072776" w:rsidP="00855B37">
      <w:r w:rsidRPr="00977642">
        <w:t xml:space="preserve">V našej práci sa budeme zaoberať implementáciou a konfiguráciou menšej firemnej siete, ktorá bude pozostávať z jedného </w:t>
      </w:r>
      <w:r w:rsidR="00640790" w:rsidRPr="00977642">
        <w:t>smerovača</w:t>
      </w:r>
      <w:r w:rsidR="005C0E2F" w:rsidRPr="00977642">
        <w:t>, jedného prepínača</w:t>
      </w:r>
      <w:r w:rsidR="00C23B85" w:rsidRPr="00977642">
        <w:t>, dvoch serverov</w:t>
      </w:r>
      <w:r w:rsidR="004C5FAE" w:rsidRPr="00977642">
        <w:t xml:space="preserve">ých systémov </w:t>
      </w:r>
      <w:r w:rsidRPr="00977642">
        <w:t xml:space="preserve">a dvoch </w:t>
      </w:r>
      <w:r w:rsidR="005C0E2F" w:rsidRPr="00977642">
        <w:t xml:space="preserve">pracovných staníc. Potom na potrebných uzloch nastavíme potrebné služby, ktoré umožnia firme </w:t>
      </w:r>
      <w:r w:rsidR="00150B77" w:rsidRPr="00977642">
        <w:t>poskytovať služby pre vnútornú, ale aj vonkajšiu sieť</w:t>
      </w:r>
      <w:r w:rsidR="005C0E2F" w:rsidRPr="00977642">
        <w:t>.</w:t>
      </w:r>
    </w:p>
    <w:p w14:paraId="0B1C8C1D" w14:textId="77777777" w:rsidR="00855B37" w:rsidRPr="00977642" w:rsidRDefault="00855B37" w:rsidP="00855B37">
      <w:pPr>
        <w:pStyle w:val="ZPNormalnyText"/>
      </w:pPr>
    </w:p>
    <w:p w14:paraId="6137E7B6" w14:textId="77777777" w:rsidR="00855B37" w:rsidRPr="00977642" w:rsidRDefault="00855B37" w:rsidP="00855B37">
      <w:pPr>
        <w:spacing w:before="0" w:line="240" w:lineRule="auto"/>
        <w:jc w:val="left"/>
        <w:rPr>
          <w:szCs w:val="20"/>
        </w:rPr>
      </w:pPr>
      <w:r w:rsidRPr="00977642">
        <w:br w:type="page"/>
      </w:r>
    </w:p>
    <w:p w14:paraId="38C10D48" w14:textId="77777777" w:rsidR="00855B37" w:rsidRPr="00977642" w:rsidRDefault="00855B37" w:rsidP="00855B37">
      <w:pPr>
        <w:pStyle w:val="u1"/>
        <w:ind w:right="567"/>
      </w:pPr>
      <w:bookmarkStart w:id="29" w:name="_Toc449040908"/>
      <w:bookmarkStart w:id="30" w:name="_Toc450477385"/>
      <w:bookmarkStart w:id="31" w:name="_Toc450567162"/>
      <w:bookmarkStart w:id="32" w:name="_Toc474849993"/>
      <w:r w:rsidRPr="00977642">
        <w:lastRenderedPageBreak/>
        <w:t>Ciele práce</w:t>
      </w:r>
      <w:bookmarkEnd w:id="29"/>
      <w:bookmarkEnd w:id="30"/>
      <w:bookmarkEnd w:id="31"/>
      <w:bookmarkEnd w:id="32"/>
    </w:p>
    <w:p w14:paraId="612746AA" w14:textId="77777777" w:rsidR="00855B37" w:rsidRPr="00977642" w:rsidRDefault="00855B37" w:rsidP="00855B37">
      <w:r w:rsidRPr="00977642">
        <w:t xml:space="preserve">Hlavným cieľom našej práce je vytvorenie </w:t>
      </w:r>
      <w:r w:rsidR="0027219D" w:rsidRPr="00977642">
        <w:t>jednoduchej sieťovej infraštruktúry</w:t>
      </w:r>
      <w:r w:rsidRPr="00977642">
        <w:t>, ktor</w:t>
      </w:r>
      <w:r w:rsidR="0027219D" w:rsidRPr="00977642">
        <w:t>ú bude možné nasadiť do podnikového prostredia</w:t>
      </w:r>
      <w:r w:rsidRPr="00977642">
        <w:t>.</w:t>
      </w:r>
      <w:r w:rsidR="0027219D" w:rsidRPr="00977642">
        <w:t xml:space="preserve"> Vytvorenie a konfigurácia takejto siete</w:t>
      </w:r>
      <w:r w:rsidRPr="00977642">
        <w:t xml:space="preserve"> si vyžadovalo splnenie nasledovných čiastkových cieľov:</w:t>
      </w:r>
    </w:p>
    <w:p w14:paraId="3ACEDAD9" w14:textId="77777777" w:rsidR="00297C89" w:rsidRPr="00977642" w:rsidRDefault="00297C89" w:rsidP="00297C89">
      <w:pPr>
        <w:pStyle w:val="odrazka"/>
      </w:pPr>
      <w:r w:rsidRPr="00977642">
        <w:t>Inštalácia operačného systému na serverové systémy, pracovné stanice a smerovač, a ich následná základná konfigurácia</w:t>
      </w:r>
    </w:p>
    <w:p w14:paraId="2CAE90AC" w14:textId="77777777" w:rsidR="00640790" w:rsidRPr="00977642" w:rsidRDefault="00640790" w:rsidP="00640790">
      <w:pPr>
        <w:pStyle w:val="odrazka"/>
      </w:pPr>
      <w:r w:rsidRPr="00977642">
        <w:t xml:space="preserve">DNS: </w:t>
      </w:r>
      <w:proofErr w:type="spellStart"/>
      <w:r w:rsidRPr="00977642">
        <w:t>Master</w:t>
      </w:r>
      <w:proofErr w:type="spellEnd"/>
      <w:r w:rsidRPr="00977642">
        <w:t>/</w:t>
      </w:r>
      <w:proofErr w:type="spellStart"/>
      <w:r w:rsidRPr="00977642">
        <w:t>Slave</w:t>
      </w:r>
      <w:proofErr w:type="spellEnd"/>
      <w:r w:rsidRPr="00977642">
        <w:t xml:space="preserve"> riešenie s replikáciou a overením</w:t>
      </w:r>
    </w:p>
    <w:p w14:paraId="3FF0E828" w14:textId="77777777" w:rsidR="00640790" w:rsidRPr="00977642" w:rsidRDefault="004D34E5" w:rsidP="00640790">
      <w:pPr>
        <w:pStyle w:val="odrazka"/>
      </w:pPr>
      <w:r w:rsidRPr="00977642">
        <w:t>Podpora viacerých virtuálnych web serverov a s</w:t>
      </w:r>
      <w:r w:rsidR="00640790" w:rsidRPr="00977642">
        <w:t xml:space="preserve"> inštaláciou niektorej z web aplikácii typu CMS or </w:t>
      </w:r>
      <w:proofErr w:type="spellStart"/>
      <w:r w:rsidR="00640790" w:rsidRPr="00977642">
        <w:t>Wiki</w:t>
      </w:r>
      <w:proofErr w:type="spellEnd"/>
    </w:p>
    <w:p w14:paraId="18071FEC" w14:textId="77777777" w:rsidR="00640790" w:rsidRPr="00977642" w:rsidRDefault="00640790" w:rsidP="00640790">
      <w:pPr>
        <w:pStyle w:val="odrazka"/>
      </w:pPr>
      <w:r w:rsidRPr="00977642">
        <w:t xml:space="preserve">Firewall na smerovači cez  </w:t>
      </w:r>
      <w:proofErr w:type="spellStart"/>
      <w:r w:rsidRPr="00977642">
        <w:t>netfilter</w:t>
      </w:r>
      <w:proofErr w:type="spellEnd"/>
      <w:r w:rsidRPr="00977642">
        <w:t xml:space="preserve"> s NAT</w:t>
      </w:r>
    </w:p>
    <w:p w14:paraId="64606EF5" w14:textId="77777777" w:rsidR="00640790" w:rsidRPr="00977642" w:rsidRDefault="00640790" w:rsidP="00640790">
      <w:pPr>
        <w:pStyle w:val="odrazka"/>
      </w:pPr>
      <w:r w:rsidRPr="00977642">
        <w:t>Firewa</w:t>
      </w:r>
      <w:r w:rsidR="004C5FAE" w:rsidRPr="00977642">
        <w:t>l</w:t>
      </w:r>
      <w:r w:rsidRPr="00977642">
        <w:t>l na server systémoch</w:t>
      </w:r>
    </w:p>
    <w:p w14:paraId="628D9F1E" w14:textId="77777777" w:rsidR="00640790" w:rsidRPr="00977642" w:rsidRDefault="00640790" w:rsidP="00640790">
      <w:pPr>
        <w:pStyle w:val="odrazka"/>
      </w:pPr>
      <w:r w:rsidRPr="00977642">
        <w:t>NTP čas pre firmu</w:t>
      </w:r>
    </w:p>
    <w:p w14:paraId="6E1E343D" w14:textId="77777777" w:rsidR="00640790" w:rsidRPr="00977642" w:rsidRDefault="00640790" w:rsidP="00640790">
      <w:pPr>
        <w:pStyle w:val="odrazka"/>
      </w:pPr>
      <w:r w:rsidRPr="00977642">
        <w:t>SSH prístup</w:t>
      </w:r>
    </w:p>
    <w:p w14:paraId="17C6E90C" w14:textId="77777777" w:rsidR="00640790" w:rsidRPr="00977642" w:rsidRDefault="00640790" w:rsidP="00640790">
      <w:pPr>
        <w:pStyle w:val="odrazka"/>
      </w:pPr>
      <w:r w:rsidRPr="00977642">
        <w:t>DHCP s prideľovaním IP adries</w:t>
      </w:r>
    </w:p>
    <w:p w14:paraId="44E71F97" w14:textId="77777777" w:rsidR="00150B77" w:rsidRPr="00977642" w:rsidRDefault="00640790" w:rsidP="00150B77">
      <w:pPr>
        <w:pStyle w:val="odrazka"/>
      </w:pPr>
      <w:r w:rsidRPr="00977642">
        <w:t>Email</w:t>
      </w:r>
    </w:p>
    <w:p w14:paraId="71B3C077" w14:textId="77777777" w:rsidR="00150B77" w:rsidRPr="00977642" w:rsidRDefault="00150B77" w:rsidP="00150B77">
      <w:pPr>
        <w:pStyle w:val="odrazka"/>
        <w:numPr>
          <w:ilvl w:val="0"/>
          <w:numId w:val="0"/>
        </w:numPr>
      </w:pPr>
    </w:p>
    <w:p w14:paraId="17EB828E" w14:textId="08839590" w:rsidR="00150B77" w:rsidRPr="00977642" w:rsidRDefault="00150B77" w:rsidP="00150B77">
      <w:r w:rsidRPr="00977642">
        <w:t xml:space="preserve">Služby bolo potrebné sprevádzkovať najprv na linuxovej distribúcií </w:t>
      </w:r>
      <w:proofErr w:type="spellStart"/>
      <w:r w:rsidRPr="00977642">
        <w:t>Debian</w:t>
      </w:r>
      <w:proofErr w:type="spellEnd"/>
      <w:r w:rsidRPr="00977642">
        <w:t xml:space="preserve"> 8.6.0 </w:t>
      </w:r>
      <w:r w:rsidR="00350371" w:rsidRPr="00977642">
        <w:t xml:space="preserve">x64 </w:t>
      </w:r>
      <w:proofErr w:type="spellStart"/>
      <w:r w:rsidR="00350371" w:rsidRPr="00977642">
        <w:t>Stable</w:t>
      </w:r>
      <w:proofErr w:type="spellEnd"/>
      <w:r w:rsidR="00350371" w:rsidRPr="00977642">
        <w:t xml:space="preserve"> </w:t>
      </w:r>
      <w:r w:rsidRPr="00977642">
        <w:t>a potom aj na Windows Server 2016, preto je aj táto práca rozdelená na dve hlavné čas</w:t>
      </w:r>
      <w:ins w:id="33" w:author="Pavel Segec" w:date="2017-02-15T15:07:00Z">
        <w:r w:rsidR="00DE6CF8" w:rsidRPr="00977642">
          <w:t>ti.</w:t>
        </w:r>
      </w:ins>
    </w:p>
    <w:p w14:paraId="40FC35A9" w14:textId="77777777" w:rsidR="00855B37" w:rsidRPr="00977642" w:rsidRDefault="00855B37" w:rsidP="00A14720">
      <w:pPr>
        <w:pStyle w:val="u1"/>
        <w:rPr>
          <w:lang w:eastAsia="sk-SK"/>
        </w:rPr>
      </w:pPr>
      <w:r w:rsidRPr="00977642">
        <w:br w:type="page"/>
      </w:r>
      <w:bookmarkStart w:id="34" w:name="_Toc474849994"/>
      <w:r w:rsidR="0071009E" w:rsidRPr="00977642">
        <w:lastRenderedPageBreak/>
        <w:t>Topológia siete</w:t>
      </w:r>
      <w:bookmarkEnd w:id="34"/>
    </w:p>
    <w:p w14:paraId="26A37774" w14:textId="77777777" w:rsidR="0071009E" w:rsidRPr="00977642" w:rsidRDefault="0071009E" w:rsidP="00A6520E">
      <w:r w:rsidRPr="00977642">
        <w:t xml:space="preserve">Naša topológia siete pozostáva z firewallu ku ktorému je na jednom rozhraní pripojený prepínač ku ktorému </w:t>
      </w:r>
      <w:proofErr w:type="spellStart"/>
      <w:r w:rsidRPr="00977642">
        <w:t>su</w:t>
      </w:r>
      <w:proofErr w:type="spellEnd"/>
      <w:r w:rsidRPr="00977642">
        <w:t xml:space="preserve"> napojené dva servery a dva počítače. Na druhom rozhraní je Internet.</w:t>
      </w:r>
      <w:r w:rsidR="00E03A57" w:rsidRPr="00977642">
        <w:t xml:space="preserve"> Na </w:t>
      </w:r>
      <w:proofErr w:type="spellStart"/>
      <w:r w:rsidR="00E03A57" w:rsidRPr="00977642">
        <w:t>linuxoch</w:t>
      </w:r>
      <w:proofErr w:type="spellEnd"/>
      <w:r w:rsidR="00E03A57" w:rsidRPr="00977642">
        <w:t xml:space="preserve"> aj na </w:t>
      </w:r>
      <w:proofErr w:type="spellStart"/>
      <w:r w:rsidR="00E03A57" w:rsidRPr="00977642">
        <w:t>windowsoch</w:t>
      </w:r>
      <w:proofErr w:type="spellEnd"/>
      <w:r w:rsidR="00E03A57" w:rsidRPr="00977642">
        <w:t xml:space="preserve"> bola rovnaká topológia s výnimkou, že pri pracovaní s </w:t>
      </w:r>
      <w:proofErr w:type="spellStart"/>
      <w:r w:rsidR="00E03A57" w:rsidRPr="00977642">
        <w:t>li</w:t>
      </w:r>
      <w:r w:rsidR="00FE0B5A" w:rsidRPr="00977642">
        <w:t>nuxom</w:t>
      </w:r>
      <w:proofErr w:type="spellEnd"/>
      <w:r w:rsidR="00FE0B5A" w:rsidRPr="00977642">
        <w:t xml:space="preserve"> sa nachádzali počítače a </w:t>
      </w:r>
      <w:r w:rsidR="00E03A57" w:rsidRPr="00977642">
        <w:t>servery v rozdielnych VLAN</w:t>
      </w:r>
      <w:r w:rsidR="00350371" w:rsidRPr="00977642">
        <w:t>: Servery vo VLAN-e 10 a desktopy vo VLAN-e 20</w:t>
      </w:r>
      <w:r w:rsidR="00E03A57" w:rsidRPr="00977642">
        <w:t>.</w:t>
      </w:r>
    </w:p>
    <w:p w14:paraId="682A558F" w14:textId="77777777" w:rsidR="00FB0F33" w:rsidRPr="00977642" w:rsidRDefault="00B77A44" w:rsidP="00A6520E">
      <w:r w:rsidRPr="00977642">
        <w:tab/>
        <w:t>Keďže si Windows Server nerozumel s VLAN-</w:t>
      </w:r>
      <w:proofErr w:type="spellStart"/>
      <w:r w:rsidRPr="00977642">
        <w:t>ami</w:t>
      </w:r>
      <w:proofErr w:type="spellEnd"/>
      <w:r w:rsidRPr="00977642">
        <w:t xml:space="preserve">, topológia siete </w:t>
      </w:r>
      <w:r w:rsidR="005159C4" w:rsidRPr="00977642">
        <w:t>sa líši v tom, že všetky koncové uzly sú v </w:t>
      </w:r>
      <w:proofErr w:type="spellStart"/>
      <w:r w:rsidR="005159C4" w:rsidRPr="00977642">
        <w:t>defaultnej</w:t>
      </w:r>
      <w:proofErr w:type="spellEnd"/>
      <w:r w:rsidR="005159C4" w:rsidRPr="00977642">
        <w:t xml:space="preserve"> VLAN-e.</w:t>
      </w:r>
    </w:p>
    <w:p w14:paraId="3B214689" w14:textId="77777777" w:rsidR="00DF6EE4" w:rsidRPr="00977642" w:rsidRDefault="00DF6EE4" w:rsidP="00A6520E"/>
    <w:p w14:paraId="069BCBB7" w14:textId="28FC18F1" w:rsidR="00DF6EE4" w:rsidRPr="00977642" w:rsidRDefault="004333ED" w:rsidP="00A6520E">
      <w:r w:rsidRPr="00977642">
        <w:rPr>
          <w:lang w:eastAsia="sk-SK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B062078" wp14:editId="6AB47BBE">
                <wp:simplePos x="0" y="0"/>
                <wp:positionH relativeFrom="column">
                  <wp:posOffset>743585</wp:posOffset>
                </wp:positionH>
                <wp:positionV relativeFrom="paragraph">
                  <wp:posOffset>155575</wp:posOffset>
                </wp:positionV>
                <wp:extent cx="5390515" cy="4394200"/>
                <wp:effectExtent l="0" t="3175" r="0" b="0"/>
                <wp:wrapNone/>
                <wp:docPr id="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0515" cy="4394200"/>
                          <a:chOff x="3071" y="4279"/>
                          <a:chExt cx="8489" cy="6920"/>
                        </a:xfrm>
                      </wpg:grpSpPr>
                      <wps:wsp>
                        <wps:cNvPr id="9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332" y="10131"/>
                            <a:ext cx="4228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E052B7" w14:textId="77777777" w:rsidR="00494930" w:rsidRPr="00730CC9" w:rsidRDefault="00494930" w:rsidP="00730CC9">
                              <w:pPr>
                                <w:rPr>
                                  <w:sz w:val="20"/>
                                </w:rPr>
                              </w:pPr>
                              <w:r w:rsidRPr="00730CC9">
                                <w:rPr>
                                  <w:sz w:val="20"/>
                                </w:rPr>
                                <w:t>192.168.0.</w:t>
                              </w: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  <w:r w:rsidRPr="00730CC9">
                                <w:rPr>
                                  <w:sz w:val="20"/>
                                </w:rPr>
                                <w:t xml:space="preserve"> /25</w:t>
                              </w:r>
                              <w:r>
                                <w:rPr>
                                  <w:sz w:val="20"/>
                                </w:rPr>
                                <w:t xml:space="preserve">   </w:t>
                              </w:r>
                              <w:r w:rsidRPr="00730CC9">
                                <w:rPr>
                                  <w:sz w:val="20"/>
                                </w:rPr>
                                <w:t xml:space="preserve">VLAN </w:t>
                              </w: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  <w:r w:rsidRPr="00730CC9">
                                <w:rPr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" name="Group 17"/>
                        <wpg:cNvGrpSpPr>
                          <a:grpSpLocks/>
                        </wpg:cNvGrpSpPr>
                        <wpg:grpSpPr bwMode="auto">
                          <a:xfrm>
                            <a:off x="3071" y="4279"/>
                            <a:ext cx="8241" cy="6261"/>
                            <a:chOff x="3071" y="4279"/>
                            <a:chExt cx="8241" cy="6261"/>
                          </a:xfrm>
                        </wpg:grpSpPr>
                        <wps:wsp>
                          <wps:cNvPr id="11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4" y="4347"/>
                              <a:ext cx="4538" cy="244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9" y="4279"/>
                              <a:ext cx="4228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C96DFE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</w:rPr>
                                </w:pPr>
                                <w:r w:rsidRPr="00730CC9">
                                  <w:rPr>
                                    <w:sz w:val="20"/>
                                  </w:rPr>
                                  <w:t>192.168.0.128 /25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   </w:t>
                                </w:r>
                                <w:r w:rsidRPr="00730CC9">
                                  <w:rPr>
                                    <w:sz w:val="20"/>
                                  </w:rPr>
                                  <w:t xml:space="preserve">VLAN </w:t>
                                </w:r>
                                <w:r>
                                  <w:rPr>
                                    <w:sz w:val="20"/>
                                  </w:rPr>
                                  <w:t>20   DHCP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6774" y="8092"/>
                              <a:ext cx="4538" cy="244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prstDash val="dash"/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09" y="5652"/>
                              <a:ext cx="1358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05F710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eth0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21" y="5652"/>
                              <a:ext cx="1358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E580E7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eth1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4" y="6002"/>
                              <a:ext cx="2364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DE5789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158.193.139.74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" y="6244"/>
                              <a:ext cx="2192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E78249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158.193.139.75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43" y="5994"/>
                              <a:ext cx="2364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006A5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192.168.0.1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40" y="6236"/>
                              <a:ext cx="2192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0F181F" w14:textId="77777777" w:rsidR="00494930" w:rsidRPr="000C780A" w:rsidRDefault="00494930" w:rsidP="000C780A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192.168.0.129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51" y="9423"/>
                              <a:ext cx="2364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52B598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192.168.0.2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67" y="9472"/>
                              <a:ext cx="2364" cy="10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E211CD" w14:textId="77777777" w:rsidR="00494930" w:rsidRPr="00730CC9" w:rsidRDefault="00494930" w:rsidP="00730CC9">
                                <w:pPr>
                                  <w:rPr>
                                    <w:sz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lang w:val="en-US"/>
                                  </w:rPr>
                                  <w:t>192.168.0.3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2078" id="Group 18" o:spid="_x0000_s1026" style="position:absolute;left:0;text-align:left;margin-left:58.55pt;margin-top:12.25pt;width:424.45pt;height:346pt;z-index:251674624" coordorigin="3071,4279" coordsize="8489,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7332;top:10131;width:4228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37E052B7" w14:textId="77777777" w:rsidR="00494930" w:rsidRPr="00730CC9" w:rsidRDefault="00494930" w:rsidP="00730CC9">
                        <w:pPr>
                          <w:rPr>
                            <w:sz w:val="20"/>
                          </w:rPr>
                        </w:pPr>
                        <w:r w:rsidRPr="00730CC9">
                          <w:rPr>
                            <w:sz w:val="20"/>
                          </w:rPr>
                          <w:t>192.168.0.</w:t>
                        </w:r>
                        <w:r>
                          <w:rPr>
                            <w:sz w:val="20"/>
                          </w:rPr>
                          <w:t>0</w:t>
                        </w:r>
                        <w:r w:rsidRPr="00730CC9">
                          <w:rPr>
                            <w:sz w:val="20"/>
                          </w:rPr>
                          <w:t xml:space="preserve"> /25</w:t>
                        </w:r>
                        <w:r>
                          <w:rPr>
                            <w:sz w:val="20"/>
                          </w:rPr>
                          <w:t xml:space="preserve">   </w:t>
                        </w:r>
                        <w:r w:rsidRPr="00730CC9">
                          <w:rPr>
                            <w:sz w:val="20"/>
                          </w:rPr>
                          <w:t xml:space="preserve">VLAN </w:t>
                        </w:r>
                        <w:r>
                          <w:rPr>
                            <w:sz w:val="20"/>
                          </w:rPr>
                          <w:t>1</w:t>
                        </w:r>
                        <w:r w:rsidRPr="00730CC9">
                          <w:rPr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group id="Group 17" o:spid="_x0000_s1028" style="position:absolute;left:3071;top:4279;width:8241;height:6261" coordorigin="3071,4279" coordsize="8241,6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rect id="Rectangle 2" o:spid="_x0000_s1029" style="position:absolute;left:6534;top:4347;width:453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" filled="f" strokecolor="black [3213]" strokeweight="1.5pt">
                    <v:stroke dashstyle="dash"/>
                  </v:rect>
                  <v:shape id="Text Box 4" o:spid="_x0000_s1030" type="#_x0000_t202" style="position:absolute;left:6789;top:4279;width:4228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19C96DFE" w14:textId="77777777" w:rsidR="00494930" w:rsidRPr="00730CC9" w:rsidRDefault="00494930" w:rsidP="00730CC9">
                          <w:pPr>
                            <w:rPr>
                              <w:sz w:val="20"/>
                            </w:rPr>
                          </w:pPr>
                          <w:r w:rsidRPr="00730CC9">
                            <w:rPr>
                              <w:sz w:val="20"/>
                            </w:rPr>
                            <w:t>192.168.0.128 /25</w:t>
                          </w:r>
                          <w:r>
                            <w:rPr>
                              <w:sz w:val="20"/>
                            </w:rPr>
                            <w:t xml:space="preserve">   </w:t>
                          </w:r>
                          <w:r w:rsidRPr="00730CC9">
                            <w:rPr>
                              <w:sz w:val="20"/>
                            </w:rPr>
                            <w:t xml:space="preserve">VLAN </w:t>
                          </w:r>
                          <w:r>
                            <w:rPr>
                              <w:sz w:val="20"/>
                            </w:rPr>
                            <w:t>20   DHCP</w:t>
                          </w:r>
                        </w:p>
                      </w:txbxContent>
                    </v:textbox>
                  </v:shape>
                  <v:rect id="Rectangle 6" o:spid="_x0000_s1031" style="position:absolute;left:6774;top:8092;width:453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" filled="f" strokeweight="1.5pt">
                    <v:stroke dashstyle="dash"/>
                  </v:rect>
                  <v:shape id="Text Box 8" o:spid="_x0000_s1032" type="#_x0000_t202" style="position:absolute;left:4809;top:5652;width:1358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105F710" w14:textId="77777777" w:rsidR="00494930" w:rsidRPr="00730CC9" w:rsidRDefault="00494930" w:rsidP="00730CC9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eth0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4021;top:5652;width:1358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1E580E7" w14:textId="77777777" w:rsidR="00494930" w:rsidRPr="00730CC9" w:rsidRDefault="00494930" w:rsidP="00730CC9">
                          <w:pPr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eth1</w:t>
                          </w:r>
                        </w:p>
                      </w:txbxContent>
                    </v:textbox>
                  </v:shape>
                  <v:shape id="Text Box 11" o:spid="_x0000_s1034" type="#_x0000_t202" style="position:absolute;left:3074;top:6002;width:2364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6EDE5789" w14:textId="77777777" w:rsidR="00494930" w:rsidRPr="00730CC9" w:rsidRDefault="00494930" w:rsidP="00730CC9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158.193.139.74</w:t>
                          </w:r>
                        </w:p>
                      </w:txbxContent>
                    </v:textbox>
                  </v:shape>
                  <v:shape id="Text Box 12" o:spid="_x0000_s1035" type="#_x0000_t202" style="position:absolute;left:3071;top:6244;width:2192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8E78249" w14:textId="77777777" w:rsidR="00494930" w:rsidRPr="00730CC9" w:rsidRDefault="00494930" w:rsidP="00730CC9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158.193.139.75</w:t>
                          </w:r>
                        </w:p>
                      </w:txbxContent>
                    </v:textbox>
                  </v:shape>
                  <v:shape id="Text Box 13" o:spid="_x0000_s1036" type="#_x0000_t202" style="position:absolute;left:4543;top:5994;width:2364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59E006A5" w14:textId="77777777" w:rsidR="00494930" w:rsidRPr="00730CC9" w:rsidRDefault="00494930" w:rsidP="00730CC9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192.168.0.1</w:t>
                          </w:r>
                        </w:p>
                      </w:txbxContent>
                    </v:textbox>
                  </v:shape>
                  <v:shape id="Text Box 14" o:spid="_x0000_s1037" type="#_x0000_t202" style="position:absolute;left:4540;top:6236;width:2192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7F0F181F" w14:textId="77777777" w:rsidR="00494930" w:rsidRPr="000C780A" w:rsidRDefault="00494930" w:rsidP="000C780A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192.168.0.129</w:t>
                          </w:r>
                        </w:p>
                      </w:txbxContent>
                    </v:textbox>
                  </v:shape>
                  <v:shape id="Text Box 15" o:spid="_x0000_s1038" type="#_x0000_t202" style="position:absolute;left:7051;top:9423;width:2364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5D52B598" w14:textId="77777777" w:rsidR="00494930" w:rsidRPr="00730CC9" w:rsidRDefault="00494930" w:rsidP="00730CC9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192.168.0.2</w:t>
                          </w:r>
                        </w:p>
                      </w:txbxContent>
                    </v:textbox>
                  </v:shape>
                  <v:shape id="Text Box 16" o:spid="_x0000_s1039" type="#_x0000_t202" style="position:absolute;left:8867;top:9472;width:2364;height:1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21E211CD" w14:textId="77777777" w:rsidR="00494930" w:rsidRPr="00730CC9" w:rsidRDefault="00494930" w:rsidP="00730CC9">
                          <w:pPr>
                            <w:rPr>
                              <w:sz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lang w:val="en-US"/>
                            </w:rPr>
                            <w:t>192.168.0.3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1E2EC12" w14:textId="77777777" w:rsidR="00DE1EDE" w:rsidRPr="00977642" w:rsidRDefault="00870E9C" w:rsidP="00DE1EDE">
      <w:pPr>
        <w:keepNext/>
        <w:spacing w:before="0" w:line="240" w:lineRule="auto"/>
        <w:ind w:firstLine="0"/>
        <w:jc w:val="left"/>
      </w:pPr>
      <w:r w:rsidRPr="00977642">
        <w:rPr>
          <w:lang w:eastAsia="sk-SK"/>
        </w:rPr>
        <w:drawing>
          <wp:inline distT="0" distB="0" distL="0" distR="0" wp14:anchorId="551849F9" wp14:editId="1FDAC002">
            <wp:extent cx="5571239" cy="364034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i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39" cy="36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380C" w14:textId="77777777" w:rsidR="00DE1EDE" w:rsidRPr="00977642" w:rsidRDefault="00DE1EDE" w:rsidP="00DE1EDE">
      <w:pPr>
        <w:pStyle w:val="Popis"/>
        <w:jc w:val="both"/>
      </w:pPr>
      <w:bookmarkStart w:id="35" w:name="_Toc474845502"/>
      <w:r w:rsidRPr="00977642">
        <w:t xml:space="preserve">Obrázok </w:t>
      </w:r>
      <w:fldSimple w:instr=" SEQ Obrázok \* ARABIC ">
        <w:r w:rsidR="00204B25" w:rsidRPr="00977642">
          <w:t>1</w:t>
        </w:r>
      </w:fldSimple>
      <w:r w:rsidR="00653802" w:rsidRPr="00977642">
        <w:t xml:space="preserve"> – Fyzická a logická topológia</w:t>
      </w:r>
      <w:bookmarkEnd w:id="35"/>
    </w:p>
    <w:p w14:paraId="737DDF1A" w14:textId="77777777" w:rsidR="0071009E" w:rsidRPr="00977642" w:rsidRDefault="0071009E">
      <w:pPr>
        <w:spacing w:before="0" w:line="240" w:lineRule="auto"/>
        <w:ind w:firstLine="0"/>
        <w:jc w:val="left"/>
        <w:rPr>
          <w:lang w:eastAsia="sk-SK"/>
        </w:rPr>
      </w:pPr>
      <w:r w:rsidRPr="00977642">
        <w:rPr>
          <w:lang w:eastAsia="sk-SK"/>
        </w:rPr>
        <w:br w:type="page"/>
      </w:r>
    </w:p>
    <w:p w14:paraId="3EE4D1DF" w14:textId="77777777" w:rsidR="0071009E" w:rsidRPr="00977642" w:rsidRDefault="0071009E" w:rsidP="0071009E">
      <w:pPr>
        <w:rPr>
          <w:lang w:eastAsia="sk-SK"/>
        </w:rPr>
      </w:pPr>
    </w:p>
    <w:p w14:paraId="6B54215D" w14:textId="77777777" w:rsidR="00FE0DF5" w:rsidRPr="00977642" w:rsidRDefault="00596427" w:rsidP="00A14720">
      <w:pPr>
        <w:pStyle w:val="u1"/>
      </w:pPr>
      <w:bookmarkStart w:id="36" w:name="_Toc474849995"/>
      <w:bookmarkStart w:id="37" w:name="_Toc450567186"/>
      <w:r w:rsidRPr="00977642">
        <w:t>Inštalácia a konfigurácia zariadení</w:t>
      </w:r>
      <w:bookmarkEnd w:id="36"/>
    </w:p>
    <w:p w14:paraId="1590E652" w14:textId="77777777" w:rsidR="00596427" w:rsidRPr="00977642" w:rsidRDefault="0093328B" w:rsidP="00596427">
      <w:r w:rsidRPr="00977642">
        <w:t xml:space="preserve">Vytvorenie virtuálnych strojov, inštalácia </w:t>
      </w:r>
      <w:proofErr w:type="spellStart"/>
      <w:r w:rsidRPr="00977642">
        <w:t>Debianu</w:t>
      </w:r>
      <w:proofErr w:type="spellEnd"/>
      <w:r w:rsidRPr="00977642">
        <w:t xml:space="preserve"> 8, konfigurácia firewallu, konfigurácia prepínača,  konfigurácia serverov, konfigurácia desktopov</w:t>
      </w:r>
    </w:p>
    <w:p w14:paraId="72E0A33D" w14:textId="77777777" w:rsidR="00854328" w:rsidRPr="00977642" w:rsidRDefault="00910A39" w:rsidP="00910A39">
      <w:pPr>
        <w:ind w:firstLine="0"/>
      </w:pPr>
      <w:r w:rsidRPr="00977642">
        <w:t xml:space="preserve">Nainštalovali sme </w:t>
      </w:r>
      <w:r w:rsidR="00854328" w:rsidRPr="00977642">
        <w:t>fun</w:t>
      </w:r>
      <w:r w:rsidRPr="00977642">
        <w:t xml:space="preserve">kčný Linux OS - </w:t>
      </w:r>
      <w:proofErr w:type="spellStart"/>
      <w:r w:rsidRPr="00977642">
        <w:t>Debian</w:t>
      </w:r>
      <w:proofErr w:type="spellEnd"/>
      <w:r w:rsidRPr="00977642">
        <w:t xml:space="preserve"> 8</w:t>
      </w:r>
      <w:r w:rsidR="00FE0B5A" w:rsidRPr="00977642">
        <w:t>.6.0</w:t>
      </w:r>
      <w:r w:rsidRPr="00977642">
        <w:t xml:space="preserve"> </w:t>
      </w:r>
      <w:proofErr w:type="spellStart"/>
      <w:r w:rsidRPr="00977642">
        <w:t>stable</w:t>
      </w:r>
      <w:proofErr w:type="spellEnd"/>
      <w:r w:rsidRPr="00977642">
        <w:t xml:space="preserve">, vykonali sme </w:t>
      </w:r>
      <w:proofErr w:type="spellStart"/>
      <w:r w:rsidRPr="00977642">
        <w:t>základnádnú</w:t>
      </w:r>
      <w:proofErr w:type="spellEnd"/>
      <w:r w:rsidRPr="00977642">
        <w:t xml:space="preserve"> konfigurácia nainštalovaného OS a nakonfigurovali sme f</w:t>
      </w:r>
      <w:r w:rsidR="00854328" w:rsidRPr="00977642">
        <w:t>unkčný firewall,</w:t>
      </w:r>
      <w:r w:rsidRPr="00977642">
        <w:t xml:space="preserve"> ktorý spĺňa požiadavky zadania.</w:t>
      </w:r>
    </w:p>
    <w:p w14:paraId="2EE357FE" w14:textId="77777777" w:rsidR="005B60D2" w:rsidRPr="00977642" w:rsidRDefault="005B60D2">
      <w:pPr>
        <w:spacing w:before="0" w:line="240" w:lineRule="auto"/>
        <w:ind w:firstLine="0"/>
        <w:jc w:val="left"/>
      </w:pPr>
      <w:r w:rsidRPr="00977642">
        <w:br w:type="page"/>
      </w:r>
    </w:p>
    <w:p w14:paraId="62B3766D" w14:textId="77777777" w:rsidR="00854328" w:rsidRPr="00977642" w:rsidRDefault="00D10D83" w:rsidP="00D10D83">
      <w:pPr>
        <w:pStyle w:val="u2"/>
      </w:pPr>
      <w:bookmarkStart w:id="38" w:name="_Toc474849996"/>
      <w:r w:rsidRPr="00977642">
        <w:lastRenderedPageBreak/>
        <w:t>Vytvorenie novej</w:t>
      </w:r>
      <w:r w:rsidR="00854328" w:rsidRPr="00977642">
        <w:t xml:space="preserve"> </w:t>
      </w:r>
      <w:proofErr w:type="spellStart"/>
      <w:r w:rsidR="00B436EF" w:rsidRPr="00977642">
        <w:t>Debian</w:t>
      </w:r>
      <w:proofErr w:type="spellEnd"/>
      <w:r w:rsidR="00B436EF" w:rsidRPr="00977642">
        <w:t xml:space="preserve"> VM a jej</w:t>
      </w:r>
      <w:r w:rsidR="00854328" w:rsidRPr="00977642">
        <w:t xml:space="preserve"> nastavenie.</w:t>
      </w:r>
      <w:bookmarkEnd w:id="38"/>
    </w:p>
    <w:p w14:paraId="19D3148F" w14:textId="77777777" w:rsidR="00854328" w:rsidRPr="00977642" w:rsidRDefault="00854328" w:rsidP="00854328">
      <w:r w:rsidRPr="00977642">
        <w:t xml:space="preserve">a. </w:t>
      </w:r>
      <w:r w:rsidR="00D16675" w:rsidRPr="00977642">
        <w:t>VM sme nazvali podľa zadania.</w:t>
      </w:r>
    </w:p>
    <w:p w14:paraId="51C86713" w14:textId="77777777" w:rsidR="00854328" w:rsidRPr="00977642" w:rsidRDefault="00854328" w:rsidP="00854328">
      <w:r w:rsidRPr="00977642">
        <w:t>b. Študent prejde postupne jednotlivými nastaveniami, ktoré ponúka nástroj VB.</w:t>
      </w:r>
    </w:p>
    <w:p w14:paraId="1027156D" w14:textId="77777777" w:rsidR="00854328" w:rsidRPr="00977642" w:rsidRDefault="00854328" w:rsidP="00D16675">
      <w:r w:rsidRPr="00977642">
        <w:t xml:space="preserve">c. </w:t>
      </w:r>
      <w:r w:rsidR="00D16675" w:rsidRPr="00977642">
        <w:t xml:space="preserve">Pre jednotlivé VM sme správne nastavili </w:t>
      </w:r>
      <w:r w:rsidRPr="00977642">
        <w:t>sieťov</w:t>
      </w:r>
      <w:r w:rsidR="00D16675" w:rsidRPr="00977642">
        <w:t>é adaptéry a </w:t>
      </w:r>
      <w:proofErr w:type="spellStart"/>
      <w:r w:rsidR="00D16675" w:rsidRPr="00977642">
        <w:t>virtualizačné</w:t>
      </w:r>
      <w:proofErr w:type="spellEnd"/>
      <w:r w:rsidR="00D16675" w:rsidRPr="00977642">
        <w:t xml:space="preserve"> parametre</w:t>
      </w:r>
      <w:r w:rsidRPr="00977642">
        <w:t xml:space="preserve">, napríklad PAE/NX  a </w:t>
      </w:r>
      <w:proofErr w:type="spellStart"/>
      <w:r w:rsidRPr="00977642">
        <w:t>parav</w:t>
      </w:r>
      <w:r w:rsidR="00D16675" w:rsidRPr="00977642">
        <w:t>irtualizačné</w:t>
      </w:r>
      <w:proofErr w:type="spellEnd"/>
      <w:r w:rsidR="00D16675" w:rsidRPr="00977642">
        <w:t xml:space="preserve"> rozhranie v SYSTEM </w:t>
      </w:r>
      <w:r w:rsidRPr="00977642">
        <w:t>ACCELERATION.</w:t>
      </w:r>
    </w:p>
    <w:p w14:paraId="466DC20D" w14:textId="77777777" w:rsidR="00854328" w:rsidRPr="00977642" w:rsidRDefault="00854328" w:rsidP="00854328">
      <w:r w:rsidRPr="00977642">
        <w:t xml:space="preserve">d. </w:t>
      </w:r>
      <w:r w:rsidR="00D16675" w:rsidRPr="00977642">
        <w:t xml:space="preserve">Každej VM sme nastavili správny počet </w:t>
      </w:r>
      <w:r w:rsidR="00D10D83" w:rsidRPr="00977642">
        <w:t>a funkčnosť sieťových adaptérov: 2 pre firewall, 1 pre servery a desktopy</w:t>
      </w:r>
    </w:p>
    <w:p w14:paraId="7BBA4330" w14:textId="77777777" w:rsidR="00854328" w:rsidRPr="00977642" w:rsidRDefault="00854328" w:rsidP="00854328">
      <w:r w:rsidRPr="00977642">
        <w:t xml:space="preserve">e. </w:t>
      </w:r>
      <w:r w:rsidR="00D16675" w:rsidRPr="00977642">
        <w:t>Zdieľaný adresár sme na VM nepridávali.</w:t>
      </w:r>
    </w:p>
    <w:p w14:paraId="33B079CE" w14:textId="77777777" w:rsidR="005B60D2" w:rsidRPr="00977642" w:rsidRDefault="005B60D2">
      <w:pPr>
        <w:spacing w:before="0" w:line="240" w:lineRule="auto"/>
        <w:ind w:firstLine="0"/>
        <w:jc w:val="left"/>
      </w:pPr>
      <w:r w:rsidRPr="00977642">
        <w:br w:type="page"/>
      </w:r>
    </w:p>
    <w:p w14:paraId="143DA6EF" w14:textId="77777777" w:rsidR="00854328" w:rsidRPr="00977642" w:rsidRDefault="00854328" w:rsidP="00B436EF">
      <w:pPr>
        <w:pStyle w:val="u3"/>
      </w:pPr>
      <w:bookmarkStart w:id="39" w:name="_Toc474849997"/>
      <w:r w:rsidRPr="00977642">
        <w:lastRenderedPageBreak/>
        <w:t xml:space="preserve">Inštalácia Linux OS - </w:t>
      </w:r>
      <w:proofErr w:type="spellStart"/>
      <w:r w:rsidRPr="00977642">
        <w:t>Debian</w:t>
      </w:r>
      <w:proofErr w:type="spellEnd"/>
      <w:r w:rsidRPr="00977642">
        <w:t>.</w:t>
      </w:r>
      <w:bookmarkEnd w:id="39"/>
    </w:p>
    <w:p w14:paraId="1C39E329" w14:textId="77777777" w:rsidR="00854328" w:rsidRPr="00977642" w:rsidRDefault="00854328" w:rsidP="00854328">
      <w:r w:rsidRPr="00977642">
        <w:t xml:space="preserve">a. </w:t>
      </w:r>
      <w:r w:rsidR="00CF1F6B" w:rsidRPr="00977642">
        <w:t xml:space="preserve">Stiahli sme si obraz disku </w:t>
      </w:r>
      <w:proofErr w:type="spellStart"/>
      <w:r w:rsidR="00CF1F6B" w:rsidRPr="00977642">
        <w:t>Debian</w:t>
      </w:r>
      <w:proofErr w:type="spellEnd"/>
      <w:r w:rsidR="00CF1F6B" w:rsidRPr="00977642">
        <w:t xml:space="preserve"> 8 </w:t>
      </w:r>
      <w:proofErr w:type="spellStart"/>
      <w:r w:rsidR="00CF1F6B" w:rsidRPr="00977642">
        <w:t>stable</w:t>
      </w:r>
      <w:proofErr w:type="spellEnd"/>
      <w:r w:rsidR="00CF1F6B" w:rsidRPr="00977642">
        <w:t xml:space="preserve"> 64 bitovú verziu.</w:t>
      </w:r>
    </w:p>
    <w:p w14:paraId="73CC688B" w14:textId="77777777" w:rsidR="00854328" w:rsidRPr="00977642" w:rsidRDefault="00854328" w:rsidP="00854328">
      <w:r w:rsidRPr="00977642">
        <w:t xml:space="preserve">b. </w:t>
      </w:r>
      <w:r w:rsidR="00284B54" w:rsidRPr="00977642">
        <w:t>Obraz disku (</w:t>
      </w:r>
      <w:proofErr w:type="spellStart"/>
      <w:r w:rsidR="00284B54" w:rsidRPr="00977642">
        <w:t>iso</w:t>
      </w:r>
      <w:proofErr w:type="spellEnd"/>
      <w:r w:rsidR="00284B54" w:rsidRPr="00977642">
        <w:t xml:space="preserve"> súbor) sme pripojili k diskovej mechanike VM a spustili sme inštaláciu OS. </w:t>
      </w:r>
    </w:p>
    <w:p w14:paraId="03D395BC" w14:textId="77777777" w:rsidR="00854328" w:rsidRPr="00977642" w:rsidRDefault="00854328" w:rsidP="00854328">
      <w:r w:rsidRPr="00977642">
        <w:t xml:space="preserve">i. </w:t>
      </w:r>
      <w:proofErr w:type="spellStart"/>
      <w:r w:rsidRPr="00977642">
        <w:t>Hostname</w:t>
      </w:r>
      <w:proofErr w:type="spellEnd"/>
      <w:r w:rsidR="00284B54" w:rsidRPr="00977642">
        <w:t>–každá VM má svoje meno odvodené od jej funkcie napr. všetky servery majú označenie „SX“ a desktopy „DX“, kde X je poradové číslo servera/desktopu.</w:t>
      </w:r>
    </w:p>
    <w:p w14:paraId="6723FCE0" w14:textId="77777777" w:rsidR="00854328" w:rsidRPr="00977642" w:rsidRDefault="00854328" w:rsidP="00854328">
      <w:proofErr w:type="spellStart"/>
      <w:r w:rsidRPr="00977642">
        <w:t>i</w:t>
      </w:r>
      <w:r w:rsidR="00284B54" w:rsidRPr="00977642">
        <w:t>i.Domain</w:t>
      </w:r>
      <w:proofErr w:type="spellEnd"/>
      <w:r w:rsidR="00284B54" w:rsidRPr="00977642">
        <w:t xml:space="preserve"> – nastavili sme pridelenú doménu: sos3.local</w:t>
      </w:r>
      <w:r w:rsidRPr="00977642">
        <w:t>.</w:t>
      </w:r>
    </w:p>
    <w:p w14:paraId="6AA90453" w14:textId="77777777" w:rsidR="00854328" w:rsidRPr="00977642" w:rsidRDefault="00854328" w:rsidP="00284B54">
      <w:proofErr w:type="spellStart"/>
      <w:r w:rsidRPr="00977642">
        <w:t>iii.</w:t>
      </w:r>
      <w:r w:rsidR="00284B54" w:rsidRPr="00977642">
        <w:t>Servery</w:t>
      </w:r>
      <w:proofErr w:type="spellEnd"/>
      <w:r w:rsidR="00284B54" w:rsidRPr="00977642">
        <w:t xml:space="preserve"> nemajú grafické rozhranie, iba textové. Desktopy majú nainštalované grafické rozhranie XFCE.</w:t>
      </w:r>
    </w:p>
    <w:p w14:paraId="7117D405" w14:textId="77777777" w:rsidR="00854328" w:rsidRPr="00977642" w:rsidRDefault="00770109" w:rsidP="00B436EF">
      <w:pPr>
        <w:pStyle w:val="u3"/>
      </w:pPr>
      <w:bookmarkStart w:id="40" w:name="_Toc474849998"/>
      <w:r w:rsidRPr="00977642">
        <w:t xml:space="preserve">Základná </w:t>
      </w:r>
      <w:r w:rsidR="00854328" w:rsidRPr="00977642">
        <w:t>konfiguráciu systému.</w:t>
      </w:r>
      <w:bookmarkEnd w:id="40"/>
    </w:p>
    <w:p w14:paraId="3A2DA4ED" w14:textId="77777777" w:rsidR="00854328" w:rsidRPr="00977642" w:rsidRDefault="009B24FE" w:rsidP="009B24FE">
      <w:r w:rsidRPr="00977642">
        <w:t xml:space="preserve">Na virtuálne zariadenia sme si doinštalovali </w:t>
      </w:r>
      <w:proofErr w:type="spellStart"/>
      <w:r w:rsidRPr="00977642">
        <w:t>vim</w:t>
      </w:r>
      <w:proofErr w:type="spellEnd"/>
      <w:r w:rsidRPr="00977642">
        <w:t xml:space="preserve"> ako textový editor</w:t>
      </w:r>
      <w:commentRangeStart w:id="41"/>
      <w:r w:rsidRPr="00977642">
        <w:t xml:space="preserve">, </w:t>
      </w:r>
      <w:proofErr w:type="spellStart"/>
      <w:r w:rsidRPr="00977642">
        <w:t>ssh</w:t>
      </w:r>
      <w:proofErr w:type="spellEnd"/>
      <w:r w:rsidRPr="00977642">
        <w:t xml:space="preserve"> klienta aby sme mohli všetci pristupovať na všetky zariadenia, </w:t>
      </w:r>
      <w:proofErr w:type="spellStart"/>
      <w:r w:rsidRPr="00977642">
        <w:t>tcpdump</w:t>
      </w:r>
      <w:proofErr w:type="spellEnd"/>
      <w:r w:rsidRPr="00977642">
        <w:t xml:space="preserve"> na odchytávanie sieťovej prevádzky na riešenie problémov. Tiež sme nainštalovali bind9-host</w:t>
      </w:r>
      <w:commentRangeEnd w:id="41"/>
      <w:r w:rsidR="00DE6CF8" w:rsidRPr="00977642">
        <w:rPr>
          <w:rStyle w:val="Odkaznakomentr"/>
        </w:rPr>
        <w:commentReference w:id="41"/>
      </w:r>
      <w:r w:rsidRPr="00977642">
        <w:t xml:space="preserve">. Následne sme vyčistili cache. </w:t>
      </w:r>
      <w:commentRangeStart w:id="42"/>
      <w:r w:rsidRPr="00977642">
        <w:t xml:space="preserve">Doinštalovali sme si </w:t>
      </w:r>
      <w:commentRangeEnd w:id="42"/>
      <w:r w:rsidR="00DE6CF8" w:rsidRPr="00977642">
        <w:rPr>
          <w:rStyle w:val="Odkaznakomentr"/>
        </w:rPr>
        <w:commentReference w:id="42"/>
      </w:r>
      <w:proofErr w:type="spellStart"/>
      <w:r w:rsidRPr="00977642">
        <w:t>guestadditions</w:t>
      </w:r>
      <w:proofErr w:type="spellEnd"/>
      <w:r w:rsidRPr="00977642">
        <w:t xml:space="preserve"> pre </w:t>
      </w:r>
      <w:proofErr w:type="spellStart"/>
      <w:r w:rsidRPr="00977642">
        <w:t>uľahšenie</w:t>
      </w:r>
      <w:proofErr w:type="spellEnd"/>
      <w:r w:rsidRPr="00977642">
        <w:t xml:space="preserve"> práce s virtuálnymi zariadeniami. Pomocou fyzického prepínača sme prepojili klientov a </w:t>
      </w:r>
      <w:proofErr w:type="spellStart"/>
      <w:r w:rsidRPr="00977642">
        <w:t>serverry</w:t>
      </w:r>
      <w:proofErr w:type="spellEnd"/>
      <w:r w:rsidRPr="00977642">
        <w:t xml:space="preserve"> v stojane </w:t>
      </w:r>
      <w:proofErr w:type="spellStart"/>
      <w:r w:rsidRPr="00977642">
        <w:t>labáku</w:t>
      </w:r>
      <w:proofErr w:type="spellEnd"/>
      <w:r w:rsidRPr="00977642">
        <w:t xml:space="preserve">. Na prepínači sme nastavili Rapid STP a VLAN pre servery a počítače. Vykonali sme základnú sieťovú konfiguráciu, </w:t>
      </w:r>
      <w:commentRangeStart w:id="43"/>
      <w:r w:rsidRPr="00977642">
        <w:t>kde sme nastavili statické IP adresy v súbore 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network</w:t>
      </w:r>
      <w:commentRangeEnd w:id="43"/>
      <w:proofErr w:type="spellEnd"/>
      <w:r w:rsidR="00DE6CF8" w:rsidRPr="00977642">
        <w:rPr>
          <w:rStyle w:val="Odkaznakomentr"/>
        </w:rPr>
        <w:commentReference w:id="43"/>
      </w:r>
      <w:r w:rsidRPr="00977642">
        <w:t>/</w:t>
      </w:r>
      <w:proofErr w:type="spellStart"/>
      <w:r w:rsidRPr="00977642">
        <w:t>interfaces</w:t>
      </w:r>
      <w:proofErr w:type="spellEnd"/>
      <w:r w:rsidRPr="00977642">
        <w:t xml:space="preserve"> a povolili sme IP_FORWARD. </w:t>
      </w:r>
      <w:r w:rsidR="0073030A" w:rsidRPr="00977642">
        <w:t>Po každom úspešnom kroku sme vytvorili SNAPSHOP, aby sme mali uchovaný stav funkčnej sieti.</w:t>
      </w:r>
    </w:p>
    <w:p w14:paraId="041CDB2A" w14:textId="77777777" w:rsidR="00854328" w:rsidRPr="00977642" w:rsidRDefault="00770109" w:rsidP="00B436EF">
      <w:pPr>
        <w:pStyle w:val="u3"/>
      </w:pPr>
      <w:bookmarkStart w:id="44" w:name="_Toc474849999"/>
      <w:r w:rsidRPr="00977642">
        <w:t>S</w:t>
      </w:r>
      <w:r w:rsidR="00854328" w:rsidRPr="00977642">
        <w:t xml:space="preserve">kript pre automatické pridanie záznamov do </w:t>
      </w:r>
      <w:proofErr w:type="spellStart"/>
      <w:r w:rsidR="00854328" w:rsidRPr="00977642">
        <w:t>iptables</w:t>
      </w:r>
      <w:proofErr w:type="spellEnd"/>
      <w:r w:rsidR="00854328" w:rsidRPr="00977642">
        <w:t>.</w:t>
      </w:r>
      <w:bookmarkEnd w:id="44"/>
    </w:p>
    <w:p w14:paraId="62107D2C" w14:textId="77777777" w:rsidR="00D526FC" w:rsidRPr="00977642" w:rsidRDefault="00D526FC" w:rsidP="00B457BD">
      <w:r w:rsidRPr="00977642">
        <w:t xml:space="preserve">Náš firewall ktorý je pomenovaný ako </w:t>
      </w:r>
      <w:proofErr w:type="spellStart"/>
      <w:r w:rsidRPr="00977642">
        <w:t>fw</w:t>
      </w:r>
      <w:proofErr w:type="spellEnd"/>
      <w:r w:rsidRPr="00977642">
        <w:t xml:space="preserve"> je založený na </w:t>
      </w:r>
      <w:proofErr w:type="spellStart"/>
      <w:r w:rsidRPr="00977642">
        <w:t>kernelovom</w:t>
      </w:r>
      <w:proofErr w:type="spellEnd"/>
      <w:r w:rsidRPr="00977642">
        <w:t xml:space="preserve"> module </w:t>
      </w:r>
      <w:proofErr w:type="spellStart"/>
      <w:r w:rsidRPr="00977642">
        <w:t>netfilter</w:t>
      </w:r>
      <w:proofErr w:type="spellEnd"/>
      <w:r w:rsidRPr="00977642">
        <w:t>.</w:t>
      </w:r>
    </w:p>
    <w:p w14:paraId="2D9EF38D" w14:textId="0AE333B3" w:rsidR="00D526FC" w:rsidRPr="00977642" w:rsidRDefault="00D526FC" w:rsidP="00B457BD">
      <w:proofErr w:type="spellStart"/>
      <w:r w:rsidRPr="00977642">
        <w:t>Netfilter</w:t>
      </w:r>
      <w:proofErr w:type="spellEnd"/>
      <w:r w:rsidRPr="00977642">
        <w:t> je </w:t>
      </w:r>
      <w:proofErr w:type="spellStart"/>
      <w:r w:rsidRPr="00977642">
        <w:t>framework</w:t>
      </w:r>
      <w:proofErr w:type="spellEnd"/>
      <w:r w:rsidRPr="00977642">
        <w:t xml:space="preserve"> obsiahnutý v jadre Linuxu od verzie 2.4.x, ktorý ponúka veľa možností pre filtrovanie paketov, preklad sieťových adries (NAT) alebo </w:t>
      </w:r>
      <w:proofErr w:type="spellStart"/>
      <w:r w:rsidRPr="00977642">
        <w:t>preklada</w:t>
      </w:r>
      <w:proofErr w:type="spellEnd"/>
      <w:r w:rsidRPr="00977642">
        <w:t xml:space="preserve"> sieťových portov (PAT). </w:t>
      </w:r>
      <w:proofErr w:type="spellStart"/>
      <w:r w:rsidRPr="00977642">
        <w:t>Netfilter</w:t>
      </w:r>
      <w:proofErr w:type="spellEnd"/>
      <w:r w:rsidRPr="00977642">
        <w:t xml:space="preserve"> nahrádza zastaraný modul </w:t>
      </w:r>
      <w:proofErr w:type="spellStart"/>
      <w:r w:rsidRPr="00977642">
        <w:t>ipchains</w:t>
      </w:r>
      <w:proofErr w:type="spellEnd"/>
      <w:r w:rsidRPr="00977642">
        <w:t xml:space="preserve"> v linuxovom jadre verzie 2.2.</w:t>
      </w:r>
      <w:ins w:id="45" w:author="Pavel Segec" w:date="2017-02-15T15:10:00Z">
        <w:r w:rsidR="00DE6CF8" w:rsidRPr="00977642">
          <w:t xml:space="preserve"> </w:t>
        </w:r>
      </w:ins>
      <w:proofErr w:type="spellStart"/>
      <w:r w:rsidRPr="00977642">
        <w:t>Iptables</w:t>
      </w:r>
      <w:proofErr w:type="spellEnd"/>
      <w:r w:rsidRPr="00977642">
        <w:t xml:space="preserve"> je user-</w:t>
      </w:r>
      <w:proofErr w:type="spellStart"/>
      <w:r w:rsidRPr="00977642">
        <w:t>space</w:t>
      </w:r>
      <w:proofErr w:type="spellEnd"/>
      <w:r w:rsidRPr="00977642">
        <w:t xml:space="preserve"> nástroj v Linuxe, </w:t>
      </w:r>
      <w:proofErr w:type="spellStart"/>
      <w:r w:rsidRPr="00977642">
        <w:t>ktory</w:t>
      </w:r>
      <w:proofErr w:type="spellEnd"/>
      <w:r w:rsidRPr="00977642">
        <w:t xml:space="preserve"> slúži na profesionálne nastavovanie pravidiel firewallov v jadre. Pravidlá firewallov ovplyvňovať prichádzajúce, odchádzajúce aj prechádzajúce pakety. Pravidlá sú v jadre spracovávaná niekoľkých </w:t>
      </w:r>
      <w:proofErr w:type="spellStart"/>
      <w:r w:rsidRPr="00977642">
        <w:t>netfilter</w:t>
      </w:r>
      <w:proofErr w:type="spellEnd"/>
      <w:r w:rsidRPr="00977642">
        <w:t xml:space="preserve"> modulmi.</w:t>
      </w:r>
    </w:p>
    <w:p w14:paraId="45F237A6" w14:textId="71A504D0" w:rsidR="00D526FC" w:rsidRPr="00977642" w:rsidRDefault="00D526FC" w:rsidP="00B457BD">
      <w:r w:rsidRPr="00977642">
        <w:t>Vytvorili sme skript s </w:t>
      </w:r>
      <w:commentRangeStart w:id="46"/>
      <w:r w:rsidRPr="00977642">
        <w:t xml:space="preserve">názvom firewall.sh </w:t>
      </w:r>
      <w:commentRangeEnd w:id="46"/>
      <w:r w:rsidR="00DE6CF8" w:rsidRPr="00977642">
        <w:rPr>
          <w:rStyle w:val="Odkaznakomentr"/>
        </w:rPr>
        <w:commentReference w:id="46"/>
      </w:r>
      <w:r w:rsidRPr="00977642">
        <w:t xml:space="preserve">ktorý slúži na automatické pridávanie záznamov do </w:t>
      </w:r>
      <w:proofErr w:type="spellStart"/>
      <w:r w:rsidRPr="00977642">
        <w:t>iptables</w:t>
      </w:r>
      <w:proofErr w:type="spellEnd"/>
      <w:r w:rsidRPr="00977642">
        <w:t xml:space="preserve">. Nastavili sme premennú: </w:t>
      </w:r>
      <w:r w:rsidRPr="00977642">
        <w:rPr>
          <w:b/>
        </w:rPr>
        <w:t>I=/</w:t>
      </w:r>
      <w:proofErr w:type="spellStart"/>
      <w:r w:rsidRPr="00977642">
        <w:rPr>
          <w:b/>
        </w:rPr>
        <w:t>sbin</w:t>
      </w:r>
      <w:proofErr w:type="spellEnd"/>
      <w:r w:rsidRPr="00977642">
        <w:rPr>
          <w:b/>
        </w:rPr>
        <w:t>/</w:t>
      </w:r>
      <w:proofErr w:type="spellStart"/>
      <w:r w:rsidRPr="00977642">
        <w:rPr>
          <w:b/>
        </w:rPr>
        <w:t>iptables</w:t>
      </w:r>
      <w:proofErr w:type="spellEnd"/>
      <w:r w:rsidRPr="00977642">
        <w:t xml:space="preserve"> . Nastavili sme práva tak ,</w:t>
      </w:r>
      <w:ins w:id="47" w:author="Pavel Segec" w:date="2017-02-15T15:13:00Z">
        <w:r w:rsidR="00494930" w:rsidRPr="00977642">
          <w:t xml:space="preserve"> </w:t>
        </w:r>
      </w:ins>
      <w:r w:rsidRPr="00977642">
        <w:t xml:space="preserve">aby sme mohli daný skript spúšťať , </w:t>
      </w:r>
      <w:proofErr w:type="spellStart"/>
      <w:r w:rsidRPr="00977642">
        <w:t>prikazom</w:t>
      </w:r>
      <w:proofErr w:type="spellEnd"/>
      <w:r w:rsidR="00E62C12" w:rsidRPr="00977642">
        <w:t xml:space="preserve"> </w:t>
      </w:r>
      <w:proofErr w:type="spellStart"/>
      <w:r w:rsidRPr="00977642">
        <w:rPr>
          <w:b/>
        </w:rPr>
        <w:t>chmod</w:t>
      </w:r>
      <w:proofErr w:type="spellEnd"/>
      <w:r w:rsidRPr="00977642">
        <w:rPr>
          <w:b/>
        </w:rPr>
        <w:t xml:space="preserve"> 744 firewall.sh . </w:t>
      </w:r>
      <w:r w:rsidRPr="00977642">
        <w:t xml:space="preserve">Následne sme mohli </w:t>
      </w:r>
      <w:r w:rsidRPr="00977642">
        <w:lastRenderedPageBreak/>
        <w:t xml:space="preserve">spúšťať skript manuálne a to : </w:t>
      </w:r>
      <w:r w:rsidRPr="00977642">
        <w:rPr>
          <w:b/>
        </w:rPr>
        <w:t>./firewall.sh .</w:t>
      </w:r>
      <w:r w:rsidRPr="00977642">
        <w:t xml:space="preserve">Vložené pravidlá cez </w:t>
      </w:r>
      <w:proofErr w:type="spellStart"/>
      <w:r w:rsidRPr="00977642">
        <w:t>iptables</w:t>
      </w:r>
      <w:proofErr w:type="spellEnd"/>
      <w:r w:rsidRPr="00977642">
        <w:t xml:space="preserve"> sa po reštarte systému stratia.</w:t>
      </w:r>
      <w:commentRangeStart w:id="48"/>
      <w:ins w:id="49" w:author="Pavel Segec" w:date="2017-02-15T15:14:00Z">
        <w:r w:rsidR="00B5094E" w:rsidRPr="00977642">
          <w:t xml:space="preserve"> </w:t>
        </w:r>
        <w:commentRangeEnd w:id="48"/>
        <w:r w:rsidR="00B5094E" w:rsidRPr="00977642">
          <w:rPr>
            <w:rStyle w:val="Odkaznakomentr"/>
          </w:rPr>
          <w:commentReference w:id="48"/>
        </w:r>
      </w:ins>
      <w:r w:rsidRPr="00977642">
        <w:t xml:space="preserve">Chceli sme, aby sa skript s pravidlami pre firewall spúšťal pri štarte operačného systému </w:t>
      </w:r>
      <w:proofErr w:type="spellStart"/>
      <w:r w:rsidRPr="00977642">
        <w:t>automaticky.Preto</w:t>
      </w:r>
      <w:proofErr w:type="spellEnd"/>
      <w:r w:rsidRPr="00977642">
        <w:t xml:space="preserve"> sme dopísali v </w:t>
      </w:r>
      <w:r w:rsidRPr="00977642">
        <w:rPr>
          <w:b/>
        </w:rPr>
        <w:t>/</w:t>
      </w:r>
      <w:proofErr w:type="spellStart"/>
      <w:r w:rsidRPr="00977642">
        <w:rPr>
          <w:b/>
        </w:rPr>
        <w:t>et</w:t>
      </w:r>
      <w:ins w:id="50" w:author="Pavel Segec" w:date="2017-02-15T15:14:00Z">
        <w:r w:rsidR="00494930" w:rsidRPr="00977642">
          <w:rPr>
            <w:b/>
          </w:rPr>
          <w:t>c</w:t>
        </w:r>
      </w:ins>
      <w:proofErr w:type="spellEnd"/>
      <w:del w:id="51" w:author="Pavel Segec" w:date="2017-02-15T15:14:00Z">
        <w:r w:rsidRPr="00977642" w:rsidDel="00494930">
          <w:rPr>
            <w:b/>
          </w:rPr>
          <w:delText>v</w:delText>
        </w:r>
      </w:del>
      <w:r w:rsidRPr="00977642">
        <w:rPr>
          <w:b/>
        </w:rPr>
        <w:t>/</w:t>
      </w:r>
      <w:proofErr w:type="spellStart"/>
      <w:r w:rsidRPr="00977642">
        <w:rPr>
          <w:b/>
        </w:rPr>
        <w:t>network</w:t>
      </w:r>
      <w:proofErr w:type="spellEnd"/>
      <w:r w:rsidRPr="00977642">
        <w:rPr>
          <w:b/>
        </w:rPr>
        <w:t>/</w:t>
      </w:r>
      <w:proofErr w:type="spellStart"/>
      <w:r w:rsidRPr="00977642">
        <w:rPr>
          <w:b/>
        </w:rPr>
        <w:t>interfaces</w:t>
      </w:r>
      <w:proofErr w:type="spellEnd"/>
      <w:ins w:id="52" w:author="Pavel Segec" w:date="2017-02-15T15:14:00Z">
        <w:r w:rsidR="00494930" w:rsidRPr="00977642">
          <w:rPr>
            <w:b/>
          </w:rPr>
          <w:t xml:space="preserve"> </w:t>
        </w:r>
      </w:ins>
      <w:r w:rsidRPr="00977642">
        <w:t xml:space="preserve">pre daný </w:t>
      </w:r>
      <w:commentRangeStart w:id="53"/>
      <w:r w:rsidRPr="00977642">
        <w:t xml:space="preserve">interface </w:t>
      </w:r>
      <w:commentRangeEnd w:id="53"/>
      <w:r w:rsidR="00977642" w:rsidRPr="00977642">
        <w:rPr>
          <w:rStyle w:val="Odkaznakomentr"/>
        </w:rPr>
        <w:commentReference w:id="53"/>
      </w:r>
      <w:r w:rsidRPr="00977642">
        <w:t xml:space="preserve">riadok : </w:t>
      </w:r>
      <w:proofErr w:type="spellStart"/>
      <w:r w:rsidRPr="00977642">
        <w:rPr>
          <w:b/>
        </w:rPr>
        <w:t>up</w:t>
      </w:r>
      <w:proofErr w:type="spellEnd"/>
      <w:r w:rsidRPr="00977642">
        <w:rPr>
          <w:b/>
        </w:rPr>
        <w:t xml:space="preserve"> /</w:t>
      </w:r>
      <w:proofErr w:type="spellStart"/>
      <w:r w:rsidRPr="00977642">
        <w:rPr>
          <w:b/>
        </w:rPr>
        <w:t>usr</w:t>
      </w:r>
      <w:proofErr w:type="spellEnd"/>
      <w:r w:rsidRPr="00977642">
        <w:rPr>
          <w:b/>
        </w:rPr>
        <w:t>/</w:t>
      </w:r>
      <w:proofErr w:type="spellStart"/>
      <w:r w:rsidRPr="00977642">
        <w:rPr>
          <w:b/>
        </w:rPr>
        <w:t>sbin</w:t>
      </w:r>
      <w:proofErr w:type="spellEnd"/>
      <w:r w:rsidRPr="00977642">
        <w:rPr>
          <w:b/>
        </w:rPr>
        <w:t xml:space="preserve">/firewall.sh. </w:t>
      </w:r>
    </w:p>
    <w:p w14:paraId="784DA375" w14:textId="77777777" w:rsidR="00D526FC" w:rsidRPr="00977642" w:rsidRDefault="00D526FC" w:rsidP="00B457BD">
      <w:r w:rsidRPr="00977642">
        <w:t>Hneď na začiatku skriptu sme vyčistili aktuálne tabuľky v </w:t>
      </w:r>
      <w:proofErr w:type="spellStart"/>
      <w:r w:rsidRPr="00977642">
        <w:t>iptables</w:t>
      </w:r>
      <w:proofErr w:type="spellEnd"/>
      <w:r w:rsidRPr="00977642">
        <w:t xml:space="preserve"> : </w:t>
      </w:r>
      <w:r w:rsidRPr="00977642">
        <w:rPr>
          <w:b/>
        </w:rPr>
        <w:t xml:space="preserve">$I -F -t </w:t>
      </w:r>
      <w:proofErr w:type="spellStart"/>
      <w:r w:rsidRPr="00977642">
        <w:rPr>
          <w:b/>
        </w:rPr>
        <w:t>filter</w:t>
      </w:r>
      <w:r w:rsidRPr="00977642">
        <w:t>a</w:t>
      </w:r>
      <w:proofErr w:type="spellEnd"/>
      <w:r w:rsidRPr="00977642">
        <w:br/>
      </w:r>
      <w:r w:rsidRPr="00977642">
        <w:rPr>
          <w:b/>
        </w:rPr>
        <w:t xml:space="preserve">$I -F -t </w:t>
      </w:r>
      <w:proofErr w:type="spellStart"/>
      <w:r w:rsidRPr="00977642">
        <w:rPr>
          <w:b/>
        </w:rPr>
        <w:t>nat</w:t>
      </w:r>
      <w:proofErr w:type="spellEnd"/>
      <w:r w:rsidRPr="00977642">
        <w:t>.</w:t>
      </w:r>
    </w:p>
    <w:p w14:paraId="5584BCA2" w14:textId="22A6D048" w:rsidR="00D526FC" w:rsidRPr="00977642" w:rsidRDefault="00D526FC" w:rsidP="00B457BD">
      <w:r w:rsidRPr="00977642">
        <w:t>Pokračovali sme nastavením predvolenej politiky pre INPUT</w:t>
      </w:r>
      <w:del w:id="54" w:author="Pavel Segec" w:date="2017-02-15T15:15:00Z">
        <w:r w:rsidRPr="00977642" w:rsidDel="00977642">
          <w:delText xml:space="preserve"> </w:delText>
        </w:r>
      </w:del>
      <w:r w:rsidRPr="00977642">
        <w:t>,</w:t>
      </w:r>
      <w:ins w:id="55" w:author="Pavel Segec" w:date="2017-02-15T15:15:00Z">
        <w:r w:rsidR="00977642" w:rsidRPr="00977642">
          <w:t xml:space="preserve"> </w:t>
        </w:r>
      </w:ins>
      <w:r w:rsidRPr="00977642">
        <w:t>FORWARD A OUTPUT .</w:t>
      </w:r>
      <w:r w:rsidRPr="00977642">
        <w:tab/>
      </w:r>
      <w:r w:rsidRPr="00977642">
        <w:tab/>
      </w:r>
      <w:r w:rsidRPr="00977642">
        <w:tab/>
      </w:r>
      <w:r w:rsidRPr="00977642">
        <w:tab/>
      </w:r>
      <w:r w:rsidRPr="00977642">
        <w:tab/>
      </w:r>
      <w:r w:rsidRPr="00977642">
        <w:tab/>
      </w:r>
      <w:r w:rsidRPr="00977642">
        <w:tab/>
      </w:r>
    </w:p>
    <w:p w14:paraId="604579E0" w14:textId="74E211CD" w:rsidR="00D526FC" w:rsidRPr="00977642" w:rsidRDefault="00D526FC" w:rsidP="00B457BD">
      <w:r w:rsidRPr="00977642">
        <w:rPr>
          <w:b/>
          <w:color w:val="0D0D0D" w:themeColor="text1" w:themeTint="F2"/>
        </w:rPr>
        <w:t>$I</w:t>
      </w:r>
      <w:ins w:id="56" w:author="Pavel Segec" w:date="2017-02-15T15:15:00Z">
        <w:r w:rsidR="00977642" w:rsidRPr="00977642">
          <w:rPr>
            <w:b/>
            <w:color w:val="0D0D0D" w:themeColor="text1" w:themeTint="F2"/>
          </w:rPr>
          <w:t xml:space="preserve"> </w:t>
        </w:r>
      </w:ins>
      <w:r w:rsidRPr="00977642">
        <w:rPr>
          <w:b/>
          <w:color w:val="0D0D0D" w:themeColor="text1" w:themeTint="F2"/>
        </w:rPr>
        <w:t>-P INPUT DROP-</w:t>
      </w:r>
      <w:proofErr w:type="spellStart"/>
      <w:r w:rsidRPr="00977642">
        <w:t>input</w:t>
      </w:r>
      <w:proofErr w:type="spellEnd"/>
      <w:r w:rsidRPr="00977642">
        <w:t xml:space="preserve"> všetko zahadzuje</w:t>
      </w:r>
      <w:r w:rsidRPr="00977642">
        <w:rPr>
          <w:b/>
        </w:rPr>
        <w:br/>
      </w:r>
      <w:r w:rsidRPr="00977642">
        <w:rPr>
          <w:b/>
          <w:color w:val="0D0D0D" w:themeColor="text1" w:themeTint="F2"/>
        </w:rPr>
        <w:t>$I -P FORWARD DROP      -</w:t>
      </w:r>
      <w:r w:rsidRPr="00977642">
        <w:t xml:space="preserve"> forward všetko zahadzuje</w:t>
      </w:r>
    </w:p>
    <w:p w14:paraId="64617D36" w14:textId="545801E3" w:rsidR="00D526FC" w:rsidRPr="00977642" w:rsidRDefault="00D526FC" w:rsidP="00B457BD">
      <w:r w:rsidRPr="00977642">
        <w:t xml:space="preserve">Pre output sme politiku nemenili , teda ostala </w:t>
      </w:r>
      <w:proofErr w:type="spellStart"/>
      <w:r w:rsidRPr="00977642">
        <w:t>defaultne</w:t>
      </w:r>
      <w:proofErr w:type="spellEnd"/>
      <w:r w:rsidR="00977642">
        <w:t xml:space="preserve"> </w:t>
      </w:r>
      <w:proofErr w:type="spellStart"/>
      <w:r w:rsidRPr="00977642">
        <w:t>accept</w:t>
      </w:r>
      <w:proofErr w:type="spellEnd"/>
      <w:r w:rsidRPr="00977642">
        <w:t xml:space="preserve"> (všetko povoľ).</w:t>
      </w:r>
      <w:r w:rsidR="00977642">
        <w:t xml:space="preserve"> </w:t>
      </w:r>
      <w:r w:rsidRPr="00977642">
        <w:t xml:space="preserve">Ďalej sme povolili všetku prevádzku, ktorá prichádza na </w:t>
      </w:r>
      <w:proofErr w:type="spellStart"/>
      <w:r w:rsidRPr="00977642">
        <w:t>lo</w:t>
      </w:r>
      <w:proofErr w:type="spellEnd"/>
      <w:r w:rsidRPr="00977642">
        <w:t xml:space="preserve"> (</w:t>
      </w:r>
      <w:proofErr w:type="spellStart"/>
      <w:r w:rsidRPr="00977642">
        <w:t>loopback</w:t>
      </w:r>
      <w:proofErr w:type="spellEnd"/>
      <w:r w:rsidRPr="00977642">
        <w:t>) rozhranie.</w:t>
      </w:r>
    </w:p>
    <w:p w14:paraId="0B0D5D9B" w14:textId="77777777" w:rsidR="00B20F0D" w:rsidRPr="00977642" w:rsidRDefault="00D526FC" w:rsidP="00B457BD">
      <w:pPr>
        <w:rPr>
          <w:b/>
        </w:rPr>
      </w:pPr>
      <w:r w:rsidRPr="00977642">
        <w:rPr>
          <w:b/>
        </w:rPr>
        <w:t xml:space="preserve">$I -A INPUT -i </w:t>
      </w:r>
      <w:proofErr w:type="spellStart"/>
      <w:r w:rsidRPr="00977642">
        <w:rPr>
          <w:b/>
        </w:rPr>
        <w:t>lo</w:t>
      </w:r>
      <w:proofErr w:type="spellEnd"/>
      <w:r w:rsidRPr="00977642">
        <w:rPr>
          <w:b/>
        </w:rPr>
        <w:t xml:space="preserve"> -j ACCEPT</w:t>
      </w:r>
    </w:p>
    <w:p w14:paraId="1ACCC6BF" w14:textId="77777777" w:rsidR="00D526FC" w:rsidRPr="00977642" w:rsidRDefault="00D526FC" w:rsidP="00B457BD">
      <w:pPr>
        <w:rPr>
          <w:b/>
        </w:rPr>
      </w:pPr>
      <w:r w:rsidRPr="00977642">
        <w:t xml:space="preserve">Povolili sme všetky prichádzajúce ICMP správy a všetky prichádzajúce správy, ktoré sú súčasťou už existujúceho spojenia : </w:t>
      </w:r>
    </w:p>
    <w:p w14:paraId="3CF15325" w14:textId="401E0F3B" w:rsidR="00D526FC" w:rsidRPr="00977642" w:rsidRDefault="00D526FC" w:rsidP="00B457BD">
      <w:r w:rsidRPr="00977642">
        <w:rPr>
          <w:b/>
        </w:rPr>
        <w:t xml:space="preserve">$I -A INPUT -p </w:t>
      </w:r>
      <w:proofErr w:type="spellStart"/>
      <w:r w:rsidRPr="00977642">
        <w:rPr>
          <w:b/>
        </w:rPr>
        <w:t>icmp</w:t>
      </w:r>
      <w:proofErr w:type="spellEnd"/>
      <w:r w:rsidRPr="00977642">
        <w:rPr>
          <w:b/>
        </w:rPr>
        <w:t xml:space="preserve"> -j ACCEPT</w:t>
      </w:r>
      <w:r w:rsidRPr="00977642">
        <w:sym w:font="Wingdings" w:char="F0E0"/>
      </w:r>
      <w:proofErr w:type="spellStart"/>
      <w:r w:rsidRPr="00977642">
        <w:t>povo</w:t>
      </w:r>
      <w:ins w:id="57" w:author="Pavel Segec" w:date="2017-02-15T15:16:00Z">
        <w:r w:rsidR="00977642" w:rsidRPr="00977642">
          <w:t>í</w:t>
        </w:r>
      </w:ins>
      <w:proofErr w:type="spellEnd"/>
      <w:del w:id="58" w:author="Pavel Segec" w:date="2017-02-15T15:16:00Z">
        <w:r w:rsidRPr="00977642" w:rsidDel="00977642">
          <w:delText>li</w:delText>
        </w:r>
      </w:del>
      <w:ins w:id="59" w:author="Pavel Segec" w:date="2017-02-15T15:16:00Z">
        <w:r w:rsidR="00977642" w:rsidRPr="00977642">
          <w:t xml:space="preserve"> </w:t>
        </w:r>
      </w:ins>
      <w:proofErr w:type="spellStart"/>
      <w:r w:rsidRPr="00977642">
        <w:t>pingy</w:t>
      </w:r>
      <w:proofErr w:type="spellEnd"/>
      <w:r w:rsidRPr="00977642">
        <w:t xml:space="preserve"> na FW</w:t>
      </w:r>
    </w:p>
    <w:p w14:paraId="110F9068" w14:textId="77777777" w:rsidR="00D526FC" w:rsidRPr="00977642" w:rsidRDefault="00D526FC" w:rsidP="00B457BD">
      <w:pPr>
        <w:rPr>
          <w:rFonts w:eastAsia="SimSun"/>
          <w:b/>
          <w:lang w:eastAsia="sk-SK"/>
        </w:rPr>
      </w:pPr>
      <w:r w:rsidRPr="00977642">
        <w:rPr>
          <w:rFonts w:eastAsia="SimSun"/>
          <w:b/>
          <w:lang w:eastAsia="sk-SK"/>
        </w:rPr>
        <w:t xml:space="preserve">$I -A FORWARD -i eth1 -o eth0 -p </w:t>
      </w:r>
      <w:proofErr w:type="spellStart"/>
      <w:r w:rsidRPr="00977642">
        <w:rPr>
          <w:rFonts w:eastAsia="SimSun"/>
          <w:b/>
          <w:lang w:eastAsia="sk-SK"/>
        </w:rPr>
        <w:t>icmp</w:t>
      </w:r>
      <w:proofErr w:type="spellEnd"/>
      <w:r w:rsidRPr="00977642">
        <w:rPr>
          <w:rFonts w:eastAsia="SimSun"/>
          <w:b/>
          <w:lang w:eastAsia="sk-SK"/>
        </w:rPr>
        <w:t xml:space="preserve"> -j ACCEPT</w:t>
      </w:r>
      <w:r w:rsidRPr="00977642">
        <w:rPr>
          <w:rFonts w:eastAsia="SimSun"/>
          <w:b/>
          <w:lang w:eastAsia="sk-SK"/>
        </w:rPr>
        <w:sym w:font="Wingdings" w:char="F0E0"/>
      </w:r>
      <w:proofErr w:type="spellStart"/>
      <w:r w:rsidRPr="00977642">
        <w:rPr>
          <w:rFonts w:eastAsia="SimSun"/>
          <w:lang w:eastAsia="sk-SK"/>
        </w:rPr>
        <w:t>povolipingy</w:t>
      </w:r>
      <w:proofErr w:type="spellEnd"/>
      <w:r w:rsidRPr="00977642">
        <w:rPr>
          <w:rFonts w:eastAsia="SimSun"/>
          <w:lang w:eastAsia="sk-SK"/>
        </w:rPr>
        <w:t xml:space="preserve"> z vnútra siete von</w:t>
      </w:r>
    </w:p>
    <w:p w14:paraId="1D2390B8" w14:textId="77777777" w:rsidR="00B457BD" w:rsidRPr="00977642" w:rsidRDefault="00D526FC" w:rsidP="00B457BD">
      <w:pPr>
        <w:rPr>
          <w:rFonts w:eastAsia="SimSun"/>
          <w:lang w:eastAsia="sk-SK"/>
        </w:rPr>
      </w:pPr>
      <w:r w:rsidRPr="00977642">
        <w:rPr>
          <w:rFonts w:eastAsia="SimSun"/>
          <w:b/>
          <w:lang w:eastAsia="sk-SK"/>
        </w:rPr>
        <w:t xml:space="preserve">$I -A INPUT -i eth0 -m </w:t>
      </w:r>
      <w:proofErr w:type="spellStart"/>
      <w:r w:rsidRPr="00977642">
        <w:rPr>
          <w:rFonts w:eastAsia="SimSun"/>
          <w:b/>
          <w:lang w:eastAsia="sk-SK"/>
        </w:rPr>
        <w:t>conntrack</w:t>
      </w:r>
      <w:proofErr w:type="spellEnd"/>
      <w:r w:rsidRPr="00977642">
        <w:rPr>
          <w:rFonts w:eastAsia="SimSun"/>
          <w:b/>
          <w:lang w:eastAsia="sk-SK"/>
        </w:rPr>
        <w:t xml:space="preserve"> --</w:t>
      </w:r>
      <w:proofErr w:type="spellStart"/>
      <w:r w:rsidRPr="00977642">
        <w:rPr>
          <w:rFonts w:eastAsia="SimSun"/>
          <w:b/>
          <w:lang w:eastAsia="sk-SK"/>
        </w:rPr>
        <w:t>ctstate</w:t>
      </w:r>
      <w:proofErr w:type="spellEnd"/>
      <w:r w:rsidRPr="00977642">
        <w:rPr>
          <w:rFonts w:eastAsia="SimSun"/>
          <w:b/>
          <w:lang w:eastAsia="sk-SK"/>
        </w:rPr>
        <w:t xml:space="preserve"> ESTABLISHED,RELATED -j ACCEPT</w:t>
      </w:r>
      <w:r w:rsidR="00D11A7F" w:rsidRPr="00977642">
        <w:rPr>
          <w:rFonts w:eastAsia="SimSun"/>
          <w:b/>
          <w:lang w:eastAsia="sk-SK"/>
        </w:rPr>
        <w:t xml:space="preserve"> </w:t>
      </w:r>
      <w:r w:rsidRPr="00977642">
        <w:t>povolí pakety ktoré patria už existujúcemu spojeniu</w:t>
      </w:r>
      <w:r w:rsidR="00BF5A1C" w:rsidRPr="00977642">
        <w:rPr>
          <w:rFonts w:eastAsia="SimSun"/>
          <w:lang w:eastAsia="sk-SK"/>
        </w:rPr>
        <w:t xml:space="preserve"> otvoreného z vnútornej siete.</w:t>
      </w:r>
    </w:p>
    <w:p w14:paraId="78739963" w14:textId="7E20C0A8" w:rsidR="00D526FC" w:rsidRPr="00977642" w:rsidRDefault="00D526FC" w:rsidP="00B457BD">
      <w:pPr>
        <w:rPr>
          <w:rFonts w:eastAsia="SimSun"/>
          <w:lang w:eastAsia="sk-SK"/>
        </w:rPr>
      </w:pPr>
      <w:r w:rsidRPr="00977642">
        <w:t>Nastavili sme SSH prístup.</w:t>
      </w:r>
      <w:ins w:id="60" w:author="Pavel Segec" w:date="2017-02-15T15:17:00Z">
        <w:r w:rsidR="00977642">
          <w:t xml:space="preserve"> Kam?</w:t>
        </w:r>
      </w:ins>
    </w:p>
    <w:p w14:paraId="05D0742A" w14:textId="77777777" w:rsidR="00D526FC" w:rsidRPr="00977642" w:rsidRDefault="00D526FC" w:rsidP="00B457BD">
      <w:pPr>
        <w:rPr>
          <w:rFonts w:eastAsia="SimSun"/>
          <w:b/>
          <w:lang w:eastAsia="sk-SK"/>
        </w:rPr>
      </w:pPr>
      <w:r w:rsidRPr="00977642">
        <w:rPr>
          <w:rFonts w:eastAsia="SimSun"/>
          <w:b/>
          <w:lang w:eastAsia="sk-SK"/>
        </w:rPr>
        <w:t xml:space="preserve">$I -A INPUT -i eth1 -p </w:t>
      </w:r>
      <w:proofErr w:type="spellStart"/>
      <w:r w:rsidRPr="00977642">
        <w:rPr>
          <w:rFonts w:eastAsia="SimSun"/>
          <w:b/>
          <w:lang w:eastAsia="sk-SK"/>
        </w:rPr>
        <w:t>tcp</w:t>
      </w:r>
      <w:proofErr w:type="spellEnd"/>
      <w:r w:rsidRPr="00977642">
        <w:rPr>
          <w:rFonts w:eastAsia="SimSun"/>
          <w:b/>
          <w:lang w:eastAsia="sk-SK"/>
        </w:rPr>
        <w:t xml:space="preserve"> --</w:t>
      </w:r>
      <w:proofErr w:type="spellStart"/>
      <w:r w:rsidRPr="00977642">
        <w:rPr>
          <w:rFonts w:eastAsia="SimSun"/>
          <w:b/>
          <w:lang w:eastAsia="sk-SK"/>
        </w:rPr>
        <w:t>sport</w:t>
      </w:r>
      <w:proofErr w:type="spellEnd"/>
      <w:r w:rsidRPr="00977642">
        <w:rPr>
          <w:rFonts w:eastAsia="SimSun"/>
          <w:b/>
          <w:lang w:eastAsia="sk-SK"/>
        </w:rPr>
        <w:t xml:space="preserve"> 22 -j ACCEPT</w:t>
      </w:r>
    </w:p>
    <w:p w14:paraId="290512DA" w14:textId="77777777" w:rsidR="00B457BD" w:rsidRPr="00977642" w:rsidRDefault="00B457BD" w:rsidP="00B457BD">
      <w:pPr>
        <w:rPr>
          <w:rFonts w:eastAsia="SimSun"/>
          <w:b/>
          <w:lang w:eastAsia="sk-SK"/>
        </w:rPr>
      </w:pPr>
    </w:p>
    <w:p w14:paraId="42B0F363" w14:textId="426855C7" w:rsidR="00D526FC" w:rsidRPr="00977642" w:rsidRDefault="00D526FC" w:rsidP="00B457BD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Doteraz sme </w:t>
      </w:r>
      <w:commentRangeStart w:id="61"/>
      <w:r w:rsidRPr="00977642">
        <w:rPr>
          <w:rFonts w:eastAsia="SimSun"/>
          <w:lang w:eastAsia="sk-SK"/>
        </w:rPr>
        <w:t>využívali NAT maškarádu</w:t>
      </w:r>
      <w:commentRangeEnd w:id="61"/>
      <w:r w:rsidR="00977642">
        <w:rPr>
          <w:rStyle w:val="Odkaznakomentr"/>
        </w:rPr>
        <w:commentReference w:id="61"/>
      </w:r>
      <w:r w:rsidRPr="00977642">
        <w:rPr>
          <w:rFonts w:eastAsia="SimSun"/>
          <w:lang w:eastAsia="sk-SK"/>
        </w:rPr>
        <w:t xml:space="preserve">. Avšak je lepšie použiť </w:t>
      </w:r>
      <w:commentRangeStart w:id="62"/>
      <w:r w:rsidRPr="00977642">
        <w:rPr>
          <w:rFonts w:eastAsia="SimSun"/>
          <w:lang w:eastAsia="sk-SK"/>
        </w:rPr>
        <w:t>SNAT/DNAT</w:t>
      </w:r>
      <w:commentRangeEnd w:id="62"/>
      <w:r w:rsidR="00977642">
        <w:rPr>
          <w:rStyle w:val="Odkaznakomentr"/>
        </w:rPr>
        <w:commentReference w:id="62"/>
      </w:r>
      <w:r w:rsidR="00ED2FAB" w:rsidRPr="00977642">
        <w:rPr>
          <w:rFonts w:eastAsia="SimSun"/>
          <w:lang w:eastAsia="sk-SK"/>
        </w:rPr>
        <w:t>.</w:t>
      </w:r>
    </w:p>
    <w:p w14:paraId="1975EDAA" w14:textId="77777777" w:rsidR="00D526FC" w:rsidRPr="00977642" w:rsidRDefault="00D526FC" w:rsidP="00B457BD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SNAT je nastavenie NAT prekladu z privátnej siete do vonkajšej/verejnej.</w:t>
      </w:r>
    </w:p>
    <w:p w14:paraId="5C2B5E49" w14:textId="77777777" w:rsidR="00D526FC" w:rsidRPr="00977642" w:rsidRDefault="00D526FC" w:rsidP="00B457BD">
      <w:pPr>
        <w:rPr>
          <w:rFonts w:eastAsia="SimSun"/>
          <w:b/>
          <w:lang w:eastAsia="sk-SK"/>
        </w:rPr>
      </w:pPr>
      <w:r w:rsidRPr="00977642">
        <w:rPr>
          <w:rFonts w:eastAsia="SimSun"/>
          <w:b/>
          <w:lang w:eastAsia="sk-SK"/>
        </w:rPr>
        <w:t xml:space="preserve">$I -t </w:t>
      </w:r>
      <w:proofErr w:type="spellStart"/>
      <w:r w:rsidRPr="00977642">
        <w:rPr>
          <w:rFonts w:eastAsia="SimSun"/>
          <w:b/>
          <w:lang w:eastAsia="sk-SK"/>
        </w:rPr>
        <w:t>nat</w:t>
      </w:r>
      <w:proofErr w:type="spellEnd"/>
      <w:r w:rsidRPr="00977642">
        <w:rPr>
          <w:rFonts w:eastAsia="SimSun"/>
          <w:b/>
          <w:lang w:eastAsia="sk-SK"/>
        </w:rPr>
        <w:t xml:space="preserve"> -A POSTROUTING -o eth0 -j SNAT --to-</w:t>
      </w:r>
      <w:proofErr w:type="spellStart"/>
      <w:r w:rsidRPr="00977642">
        <w:rPr>
          <w:rFonts w:eastAsia="SimSun"/>
          <w:b/>
          <w:lang w:eastAsia="sk-SK"/>
        </w:rPr>
        <w:t>source</w:t>
      </w:r>
      <w:proofErr w:type="spellEnd"/>
      <w:r w:rsidRPr="00977642">
        <w:rPr>
          <w:rFonts w:eastAsia="SimSun"/>
          <w:b/>
          <w:lang w:eastAsia="sk-SK"/>
        </w:rPr>
        <w:t xml:space="preserve"> 158.193.139.74</w:t>
      </w:r>
    </w:p>
    <w:p w14:paraId="06CCF3F5" w14:textId="77777777" w:rsidR="00D526FC" w:rsidRPr="00977642" w:rsidRDefault="00D526FC" w:rsidP="00B457BD">
      <w:pPr>
        <w:rPr>
          <w:rFonts w:eastAsia="SimSun"/>
          <w:lang w:eastAsia="sk-SK"/>
        </w:rPr>
      </w:pPr>
    </w:p>
    <w:p w14:paraId="7FB7C4E2" w14:textId="77777777" w:rsidR="00D526FC" w:rsidRPr="00977642" w:rsidRDefault="00D526FC" w:rsidP="00B457BD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Nakoniec sme vytvorili </w:t>
      </w:r>
      <w:proofErr w:type="spellStart"/>
      <w:r w:rsidRPr="00977642">
        <w:rPr>
          <w:rFonts w:eastAsia="SimSun"/>
          <w:lang w:eastAsia="sk-SK"/>
        </w:rPr>
        <w:t>snapshot</w:t>
      </w:r>
      <w:proofErr w:type="spellEnd"/>
      <w:r w:rsidR="00CC14D5" w:rsidRPr="00977642">
        <w:rPr>
          <w:rFonts w:eastAsia="SimSun"/>
          <w:lang w:eastAsia="sk-SK"/>
        </w:rPr>
        <w:t xml:space="preserve"> nášho plne funkčného firewallu uvedeného nižšie:</w:t>
      </w:r>
    </w:p>
    <w:p w14:paraId="48090BD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#!/</w:t>
      </w:r>
      <w:commentRangeStart w:id="63"/>
      <w:r w:rsidRPr="00977642">
        <w:rPr>
          <w:rFonts w:eastAsia="SimSun"/>
          <w:lang w:eastAsia="sk-SK"/>
        </w:rPr>
        <w:t>bin/</w:t>
      </w:r>
      <w:proofErr w:type="spellStart"/>
      <w:r w:rsidRPr="00977642">
        <w:rPr>
          <w:rFonts w:eastAsia="SimSun"/>
          <w:lang w:eastAsia="sk-SK"/>
        </w:rPr>
        <w:t>bash</w:t>
      </w:r>
      <w:proofErr w:type="spellEnd"/>
    </w:p>
    <w:commentRangeEnd w:id="63"/>
    <w:p w14:paraId="1E18D735" w14:textId="77777777" w:rsidR="00CC14D5" w:rsidRPr="00977642" w:rsidRDefault="00977642" w:rsidP="00CC14D5">
      <w:pPr>
        <w:pStyle w:val="kod"/>
        <w:rPr>
          <w:rFonts w:eastAsia="SimSun"/>
          <w:lang w:eastAsia="sk-SK"/>
        </w:rPr>
      </w:pPr>
      <w:r>
        <w:rPr>
          <w:rStyle w:val="Odkaznakomentr"/>
          <w:rFonts w:ascii="Times New Roman" w:hAnsi="Times New Roman" w:cs="Times New Roman"/>
        </w:rPr>
        <w:commentReference w:id="63"/>
      </w:r>
    </w:p>
    <w:p w14:paraId="3A04CF6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I=/</w:t>
      </w:r>
      <w:proofErr w:type="spellStart"/>
      <w:r w:rsidRPr="00977642">
        <w:rPr>
          <w:rFonts w:eastAsia="SimSun"/>
          <w:lang w:eastAsia="sk-SK"/>
        </w:rPr>
        <w:t>sbin</w:t>
      </w:r>
      <w:proofErr w:type="spellEnd"/>
      <w:r w:rsidRPr="00977642">
        <w:rPr>
          <w:rFonts w:eastAsia="SimSun"/>
          <w:lang w:eastAsia="sk-SK"/>
        </w:rPr>
        <w:t>/</w:t>
      </w:r>
      <w:proofErr w:type="spellStart"/>
      <w:r w:rsidRPr="00977642">
        <w:rPr>
          <w:rFonts w:eastAsia="SimSun"/>
          <w:lang w:eastAsia="sk-SK"/>
        </w:rPr>
        <w:t>iptables</w:t>
      </w:r>
      <w:proofErr w:type="spellEnd"/>
    </w:p>
    <w:p w14:paraId="6594FF9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201D98D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lastRenderedPageBreak/>
        <w:t>#</w:t>
      </w:r>
      <w:proofErr w:type="spellStart"/>
      <w:r w:rsidRPr="00977642">
        <w:rPr>
          <w:rFonts w:eastAsia="SimSun"/>
          <w:lang w:eastAsia="sk-SK"/>
        </w:rPr>
        <w:t>vycisti</w:t>
      </w:r>
      <w:proofErr w:type="spellEnd"/>
      <w:r w:rsidRPr="00977642">
        <w:rPr>
          <w:rFonts w:eastAsia="SimSun"/>
          <w:lang w:eastAsia="sk-SK"/>
        </w:rPr>
        <w:t xml:space="preserve"> povodne pravidla</w:t>
      </w:r>
    </w:p>
    <w:p w14:paraId="2A7D8CA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-F -t filter</w:t>
      </w:r>
    </w:p>
    <w:p w14:paraId="2D88E77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-F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</w:p>
    <w:p w14:paraId="7825689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4E2991C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zakaz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vsetko</w:t>
      </w:r>
      <w:proofErr w:type="spellEnd"/>
      <w:r w:rsidRPr="00977642">
        <w:rPr>
          <w:rFonts w:eastAsia="SimSun"/>
          <w:lang w:eastAsia="sk-SK"/>
        </w:rPr>
        <w:t xml:space="preserve">, </w:t>
      </w:r>
      <w:proofErr w:type="spellStart"/>
      <w:r w:rsidRPr="00977642">
        <w:rPr>
          <w:rFonts w:eastAsia="SimSun"/>
          <w:lang w:eastAsia="sk-SK"/>
        </w:rPr>
        <w:t>co</w:t>
      </w:r>
      <w:proofErr w:type="spellEnd"/>
      <w:r w:rsidRPr="00977642">
        <w:rPr>
          <w:rFonts w:eastAsia="SimSun"/>
          <w:lang w:eastAsia="sk-SK"/>
        </w:rPr>
        <w:t xml:space="preserve"> nie je vyslovene povolene</w:t>
      </w:r>
    </w:p>
    <w:p w14:paraId="2BCAC9D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#$I -P INPUT DROP</w:t>
      </w:r>
    </w:p>
    <w:p w14:paraId="1DAD7C8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#$I -P FORWARD DROP</w:t>
      </w:r>
    </w:p>
    <w:p w14:paraId="238EBE2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-P INPUT ACCEPT</w:t>
      </w:r>
    </w:p>
    <w:p w14:paraId="3620BA3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-P FORWARD ACCEPT</w:t>
      </w:r>
    </w:p>
    <w:p w14:paraId="20950C6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10A84C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loopback</w:t>
      </w:r>
      <w:proofErr w:type="spellEnd"/>
    </w:p>
    <w:p w14:paraId="5B9444D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</w:t>
      </w:r>
      <w:proofErr w:type="spellStart"/>
      <w:r w:rsidRPr="00977642">
        <w:rPr>
          <w:rFonts w:eastAsia="SimSun"/>
          <w:lang w:eastAsia="sk-SK"/>
        </w:rPr>
        <w:t>lo</w:t>
      </w:r>
      <w:proofErr w:type="spellEnd"/>
      <w:r w:rsidRPr="00977642">
        <w:rPr>
          <w:rFonts w:eastAsia="SimSun"/>
          <w:lang w:eastAsia="sk-SK"/>
        </w:rPr>
        <w:t xml:space="preserve"> -j ACCEPT</w:t>
      </w:r>
    </w:p>
    <w:p w14:paraId="6222E78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701992B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STAVOVY FIREWALL ##########</w:t>
      </w:r>
    </w:p>
    <w:p w14:paraId="201F554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#FW CONNTRACK - nastav sledovanie </w:t>
      </w:r>
      <w:proofErr w:type="spellStart"/>
      <w:r w:rsidRPr="00977642">
        <w:rPr>
          <w:rFonts w:eastAsia="SimSun"/>
          <w:lang w:eastAsia="sk-SK"/>
        </w:rPr>
        <w:t>aktivnych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pripojeni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inicializovanych</w:t>
      </w:r>
      <w:proofErr w:type="spellEnd"/>
      <w:r w:rsidRPr="00977642">
        <w:rPr>
          <w:rFonts w:eastAsia="SimSun"/>
          <w:lang w:eastAsia="sk-SK"/>
        </w:rPr>
        <w:t xml:space="preserve"> z FW</w:t>
      </w:r>
    </w:p>
    <w:p w14:paraId="6D18092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Co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odide</w:t>
      </w:r>
      <w:proofErr w:type="spellEnd"/>
      <w:r w:rsidRPr="00977642">
        <w:rPr>
          <w:rFonts w:eastAsia="SimSun"/>
          <w:lang w:eastAsia="sk-SK"/>
        </w:rPr>
        <w:t xml:space="preserve"> z firewallu, sa </w:t>
      </w:r>
      <w:proofErr w:type="spellStart"/>
      <w:r w:rsidRPr="00977642">
        <w:rPr>
          <w:rFonts w:eastAsia="SimSun"/>
          <w:lang w:eastAsia="sk-SK"/>
        </w:rPr>
        <w:t>vrati</w:t>
      </w:r>
      <w:proofErr w:type="spellEnd"/>
      <w:r w:rsidRPr="00977642">
        <w:rPr>
          <w:rFonts w:eastAsia="SimSun"/>
          <w:lang w:eastAsia="sk-SK"/>
        </w:rPr>
        <w:t xml:space="preserve"> na firewall</w:t>
      </w:r>
    </w:p>
    <w:p w14:paraId="4E24982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eth0 -m </w:t>
      </w:r>
      <w:proofErr w:type="spellStart"/>
      <w:r w:rsidRPr="00977642">
        <w:rPr>
          <w:rFonts w:eastAsia="SimSun"/>
          <w:lang w:eastAsia="sk-SK"/>
        </w:rPr>
        <w:t>conntrack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ctstate</w:t>
      </w:r>
      <w:proofErr w:type="spellEnd"/>
      <w:r w:rsidRPr="00977642">
        <w:rPr>
          <w:rFonts w:eastAsia="SimSun"/>
          <w:lang w:eastAsia="sk-SK"/>
        </w:rPr>
        <w:t xml:space="preserve"> ESTABLISHED,RELATED -j ACCEPT</w:t>
      </w:r>
    </w:p>
    <w:p w14:paraId="6CEEE35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2395720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#VLAN CONNTRACK - aby sa </w:t>
      </w:r>
      <w:proofErr w:type="spellStart"/>
      <w:r w:rsidRPr="00977642">
        <w:rPr>
          <w:rFonts w:eastAsia="SimSun"/>
          <w:lang w:eastAsia="sk-SK"/>
        </w:rPr>
        <w:t>nam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vsetko</w:t>
      </w:r>
      <w:proofErr w:type="spellEnd"/>
      <w:r w:rsidRPr="00977642">
        <w:rPr>
          <w:rFonts w:eastAsia="SimSun"/>
          <w:lang w:eastAsia="sk-SK"/>
        </w:rPr>
        <w:t xml:space="preserve"> z netu </w:t>
      </w:r>
      <w:proofErr w:type="spellStart"/>
      <w:r w:rsidRPr="00977642">
        <w:rPr>
          <w:rFonts w:eastAsia="SimSun"/>
          <w:lang w:eastAsia="sk-SK"/>
        </w:rPr>
        <w:t>vratilo</w:t>
      </w:r>
      <w:proofErr w:type="spellEnd"/>
      <w:r w:rsidRPr="00977642">
        <w:rPr>
          <w:rFonts w:eastAsia="SimSun"/>
          <w:lang w:eastAsia="sk-SK"/>
        </w:rPr>
        <w:t xml:space="preserve"> na </w:t>
      </w:r>
      <w:proofErr w:type="spellStart"/>
      <w:r w:rsidRPr="00977642">
        <w:rPr>
          <w:rFonts w:eastAsia="SimSun"/>
          <w:lang w:eastAsia="sk-SK"/>
        </w:rPr>
        <w:t>VLANy</w:t>
      </w:r>
      <w:proofErr w:type="spellEnd"/>
    </w:p>
    <w:p w14:paraId="374356B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Co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odide</w:t>
      </w:r>
      <w:proofErr w:type="spellEnd"/>
      <w:r w:rsidRPr="00977642">
        <w:rPr>
          <w:rFonts w:eastAsia="SimSun"/>
          <w:lang w:eastAsia="sk-SK"/>
        </w:rPr>
        <w:t xml:space="preserve"> z </w:t>
      </w:r>
      <w:proofErr w:type="spellStart"/>
      <w:r w:rsidRPr="00977642">
        <w:rPr>
          <w:rFonts w:eastAsia="SimSun"/>
          <w:lang w:eastAsia="sk-SK"/>
        </w:rPr>
        <w:t>VLANiek</w:t>
      </w:r>
      <w:proofErr w:type="spellEnd"/>
      <w:r w:rsidRPr="00977642">
        <w:rPr>
          <w:rFonts w:eastAsia="SimSun"/>
          <w:lang w:eastAsia="sk-SK"/>
        </w:rPr>
        <w:t xml:space="preserve">, sa </w:t>
      </w:r>
      <w:proofErr w:type="spellStart"/>
      <w:r w:rsidRPr="00977642">
        <w:rPr>
          <w:rFonts w:eastAsia="SimSun"/>
          <w:lang w:eastAsia="sk-SK"/>
        </w:rPr>
        <w:t>vrati</w:t>
      </w:r>
      <w:proofErr w:type="spellEnd"/>
      <w:r w:rsidRPr="00977642">
        <w:rPr>
          <w:rFonts w:eastAsia="SimSun"/>
          <w:lang w:eastAsia="sk-SK"/>
        </w:rPr>
        <w:t xml:space="preserve"> do </w:t>
      </w:r>
      <w:proofErr w:type="spellStart"/>
      <w:r w:rsidRPr="00977642">
        <w:rPr>
          <w:rFonts w:eastAsia="SimSun"/>
          <w:lang w:eastAsia="sk-SK"/>
        </w:rPr>
        <w:t>VLANiek</w:t>
      </w:r>
      <w:proofErr w:type="spellEnd"/>
    </w:p>
    <w:p w14:paraId="2D62C03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eth0 -o eth1.10 -m </w:t>
      </w:r>
      <w:proofErr w:type="spellStart"/>
      <w:r w:rsidRPr="00977642">
        <w:rPr>
          <w:rFonts w:eastAsia="SimSun"/>
          <w:lang w:eastAsia="sk-SK"/>
        </w:rPr>
        <w:t>conntrack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ctstate</w:t>
      </w:r>
      <w:proofErr w:type="spellEnd"/>
      <w:r w:rsidRPr="00977642">
        <w:rPr>
          <w:rFonts w:eastAsia="SimSun"/>
          <w:lang w:eastAsia="sk-SK"/>
        </w:rPr>
        <w:t xml:space="preserve"> ESTABLISHED,RELATED -j ACCEPT</w:t>
      </w:r>
    </w:p>
    <w:p w14:paraId="4073C82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eth0 -o eth1.20 -m </w:t>
      </w:r>
      <w:proofErr w:type="spellStart"/>
      <w:r w:rsidRPr="00977642">
        <w:rPr>
          <w:rFonts w:eastAsia="SimSun"/>
          <w:lang w:eastAsia="sk-SK"/>
        </w:rPr>
        <w:t>conntrack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ctstate</w:t>
      </w:r>
      <w:proofErr w:type="spellEnd"/>
      <w:r w:rsidRPr="00977642">
        <w:rPr>
          <w:rFonts w:eastAsia="SimSun"/>
          <w:lang w:eastAsia="sk-SK"/>
        </w:rPr>
        <w:t xml:space="preserve"> ESTABLISHED,RELATED -j ACCEPT</w:t>
      </w:r>
    </w:p>
    <w:p w14:paraId="34D179E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633E333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SNAT ##########</w:t>
      </w:r>
    </w:p>
    <w:p w14:paraId="643F837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POSTROUTING -o eth0 -j SNAT --to-</w:t>
      </w:r>
      <w:proofErr w:type="spellStart"/>
      <w:r w:rsidRPr="00977642">
        <w:rPr>
          <w:rFonts w:eastAsia="SimSun"/>
          <w:lang w:eastAsia="sk-SK"/>
        </w:rPr>
        <w:t>source</w:t>
      </w:r>
      <w:proofErr w:type="spellEnd"/>
      <w:r w:rsidRPr="00977642">
        <w:rPr>
          <w:rFonts w:eastAsia="SimSun"/>
          <w:lang w:eastAsia="sk-SK"/>
        </w:rPr>
        <w:t xml:space="preserve"> 158.193.139.74</w:t>
      </w:r>
    </w:p>
    <w:p w14:paraId="73A37F2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#a </w:t>
      </w:r>
      <w:proofErr w:type="spellStart"/>
      <w:r w:rsidRPr="00977642">
        <w:rPr>
          <w:rFonts w:eastAsia="SimSun"/>
          <w:lang w:eastAsia="sk-SK"/>
        </w:rPr>
        <w:t>co</w:t>
      </w:r>
      <w:proofErr w:type="spellEnd"/>
      <w:r w:rsidRPr="00977642">
        <w:rPr>
          <w:rFonts w:eastAsia="SimSun"/>
          <w:lang w:eastAsia="sk-SK"/>
        </w:rPr>
        <w:t xml:space="preserve"> s druhou </w:t>
      </w:r>
      <w:proofErr w:type="spellStart"/>
      <w:r w:rsidRPr="00977642">
        <w:rPr>
          <w:rFonts w:eastAsia="SimSun"/>
          <w:lang w:eastAsia="sk-SK"/>
        </w:rPr>
        <w:t>ipckou</w:t>
      </w:r>
      <w:proofErr w:type="spellEnd"/>
      <w:r w:rsidRPr="00977642">
        <w:rPr>
          <w:rFonts w:eastAsia="SimSun"/>
          <w:lang w:eastAsia="sk-SK"/>
        </w:rPr>
        <w:t xml:space="preserve">? treba na </w:t>
      </w:r>
      <w:proofErr w:type="spellStart"/>
      <w:r w:rsidRPr="00977642">
        <w:rPr>
          <w:rFonts w:eastAsia="SimSun"/>
          <w:lang w:eastAsia="sk-SK"/>
        </w:rPr>
        <w:t>nu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tiez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prekladat</w:t>
      </w:r>
      <w:proofErr w:type="spellEnd"/>
      <w:r w:rsidRPr="00977642">
        <w:rPr>
          <w:rFonts w:eastAsia="SimSun"/>
          <w:lang w:eastAsia="sk-SK"/>
        </w:rPr>
        <w:t xml:space="preserve">? </w:t>
      </w:r>
      <w:proofErr w:type="spellStart"/>
      <w:r w:rsidRPr="00977642">
        <w:rPr>
          <w:rFonts w:eastAsia="SimSun"/>
          <w:lang w:eastAsia="sk-SK"/>
        </w:rPr>
        <w:t>mozme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pridat</w:t>
      </w:r>
      <w:proofErr w:type="spellEnd"/>
      <w:r w:rsidRPr="00977642">
        <w:rPr>
          <w:rFonts w:eastAsia="SimSun"/>
          <w:lang w:eastAsia="sk-SK"/>
        </w:rPr>
        <w:t xml:space="preserve"> aj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na druhu </w:t>
      </w:r>
      <w:proofErr w:type="spellStart"/>
      <w:r w:rsidRPr="00977642">
        <w:rPr>
          <w:rFonts w:eastAsia="SimSun"/>
          <w:lang w:eastAsia="sk-SK"/>
        </w:rPr>
        <w:t>ip</w:t>
      </w:r>
      <w:proofErr w:type="spellEnd"/>
    </w:p>
    <w:p w14:paraId="62524FA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0AC70BB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VLAN ROUTING ############</w:t>
      </w:r>
    </w:p>
    <w:p w14:paraId="1118647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routing</w:t>
      </w:r>
      <w:proofErr w:type="spellEnd"/>
      <w:r w:rsidRPr="00977642">
        <w:rPr>
          <w:rFonts w:eastAsia="SimSun"/>
          <w:lang w:eastAsia="sk-SK"/>
        </w:rPr>
        <w:t xml:space="preserve"> medzi </w:t>
      </w:r>
      <w:proofErr w:type="spellStart"/>
      <w:r w:rsidRPr="00977642">
        <w:rPr>
          <w:rFonts w:eastAsia="SimSun"/>
          <w:lang w:eastAsia="sk-SK"/>
        </w:rPr>
        <w:t>vlanami</w:t>
      </w:r>
      <w:proofErr w:type="spellEnd"/>
    </w:p>
    <w:p w14:paraId="6FD2D09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-A FORWARD -i eth1.10 -o eth1.20 -j ACCEPT</w:t>
      </w:r>
    </w:p>
    <w:p w14:paraId="0598326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-A FORWARD -i eth1.20 -o eth1.10 -j ACCEPT</w:t>
      </w:r>
    </w:p>
    <w:p w14:paraId="3AD175B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09D324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ICMP ############</w:t>
      </w:r>
    </w:p>
    <w:p w14:paraId="799F07B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pingy</w:t>
      </w:r>
      <w:proofErr w:type="spellEnd"/>
      <w:r w:rsidRPr="00977642">
        <w:rPr>
          <w:rFonts w:eastAsia="SimSun"/>
          <w:lang w:eastAsia="sk-SK"/>
        </w:rPr>
        <w:t xml:space="preserve"> na </w:t>
      </w:r>
      <w:proofErr w:type="spellStart"/>
      <w:r w:rsidRPr="00977642">
        <w:rPr>
          <w:rFonts w:eastAsia="SimSun"/>
          <w:lang w:eastAsia="sk-SK"/>
        </w:rPr>
        <w:t>fw</w:t>
      </w:r>
      <w:proofErr w:type="spellEnd"/>
    </w:p>
    <w:p w14:paraId="64F6DDB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icmp</w:t>
      </w:r>
      <w:proofErr w:type="spellEnd"/>
      <w:r w:rsidRPr="00977642">
        <w:rPr>
          <w:rFonts w:eastAsia="SimSun"/>
          <w:lang w:eastAsia="sk-SK"/>
        </w:rPr>
        <w:t xml:space="preserve"> -j ACCEPT</w:t>
      </w:r>
    </w:p>
    <w:p w14:paraId="6DA50CE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6FECB5B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pingy</w:t>
      </w:r>
      <w:proofErr w:type="spellEnd"/>
      <w:r w:rsidRPr="00977642">
        <w:rPr>
          <w:rFonts w:eastAsia="SimSun"/>
          <w:lang w:eastAsia="sk-SK"/>
        </w:rPr>
        <w:t xml:space="preserve"> z </w:t>
      </w:r>
      <w:proofErr w:type="spellStart"/>
      <w:r w:rsidRPr="00977642">
        <w:rPr>
          <w:rFonts w:eastAsia="SimSun"/>
          <w:lang w:eastAsia="sk-SK"/>
        </w:rPr>
        <w:t>VLANiek</w:t>
      </w:r>
      <w:proofErr w:type="spellEnd"/>
      <w:r w:rsidRPr="00977642">
        <w:rPr>
          <w:rFonts w:eastAsia="SimSun"/>
          <w:lang w:eastAsia="sk-SK"/>
        </w:rPr>
        <w:t xml:space="preserve"> von</w:t>
      </w:r>
    </w:p>
    <w:p w14:paraId="6703DF2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icmp</w:t>
      </w:r>
      <w:proofErr w:type="spellEnd"/>
      <w:r w:rsidRPr="00977642">
        <w:rPr>
          <w:rFonts w:eastAsia="SimSun"/>
          <w:lang w:eastAsia="sk-SK"/>
        </w:rPr>
        <w:t xml:space="preserve"> -j ACCEPT</w:t>
      </w:r>
    </w:p>
    <w:p w14:paraId="1A94EBD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icmp</w:t>
      </w:r>
      <w:proofErr w:type="spellEnd"/>
      <w:r w:rsidRPr="00977642">
        <w:rPr>
          <w:rFonts w:eastAsia="SimSun"/>
          <w:lang w:eastAsia="sk-SK"/>
        </w:rPr>
        <w:t xml:space="preserve"> -j ACCEPT</w:t>
      </w:r>
    </w:p>
    <w:p w14:paraId="5E2900B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660DED6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F59A91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SSH ##########</w:t>
      </w:r>
    </w:p>
    <w:p w14:paraId="6DB7B56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SSH na firewall zvonku aj </w:t>
      </w:r>
      <w:proofErr w:type="spellStart"/>
      <w:r w:rsidRPr="00977642">
        <w:rPr>
          <w:rFonts w:eastAsia="SimSun"/>
          <w:lang w:eastAsia="sk-SK"/>
        </w:rPr>
        <w:t>zvnutra</w:t>
      </w:r>
      <w:proofErr w:type="spellEnd"/>
    </w:p>
    <w:p w14:paraId="3BB84F5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28C9C6A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FD6D80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02A327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SSH ##########</w:t>
      </w:r>
    </w:p>
    <w:p w14:paraId="7DDF330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SSH na firewall zvonku aj </w:t>
      </w:r>
      <w:proofErr w:type="spellStart"/>
      <w:r w:rsidRPr="00977642">
        <w:rPr>
          <w:rFonts w:eastAsia="SimSun"/>
          <w:lang w:eastAsia="sk-SK"/>
        </w:rPr>
        <w:t>zvnutra</w:t>
      </w:r>
      <w:proofErr w:type="spellEnd"/>
    </w:p>
    <w:p w14:paraId="76B69DE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56D40CC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FFAAC6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Navrat</w:t>
      </w:r>
      <w:proofErr w:type="spellEnd"/>
      <w:r w:rsidRPr="00977642">
        <w:rPr>
          <w:rFonts w:eastAsia="SimSun"/>
          <w:lang w:eastAsia="sk-SK"/>
        </w:rPr>
        <w:t xml:space="preserve"> SSH na FW</w:t>
      </w:r>
    </w:p>
    <w:p w14:paraId="6EB5705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eth1.10 -p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41A2BF6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eth1.20 -p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1B957C2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0C8C4A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spatne</w:t>
      </w:r>
      <w:proofErr w:type="spellEnd"/>
      <w:r w:rsidRPr="00977642">
        <w:rPr>
          <w:rFonts w:eastAsia="SimSun"/>
          <w:lang w:eastAsia="sk-SK"/>
        </w:rPr>
        <w:t xml:space="preserve"> SSH z </w:t>
      </w:r>
      <w:proofErr w:type="spellStart"/>
      <w:r w:rsidRPr="00977642">
        <w:rPr>
          <w:rFonts w:eastAsia="SimSun"/>
          <w:lang w:eastAsia="sk-SK"/>
        </w:rPr>
        <w:t>vnutornej</w:t>
      </w:r>
      <w:proofErr w:type="spellEnd"/>
      <w:r w:rsidRPr="00977642">
        <w:rPr>
          <w:rFonts w:eastAsia="SimSun"/>
          <w:lang w:eastAsia="sk-SK"/>
        </w:rPr>
        <w:t xml:space="preserve"> siete na FW</w:t>
      </w:r>
    </w:p>
    <w:p w14:paraId="412DF8E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eth1.10 -p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1BB206B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-i eth1.20 -p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17B863B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7D51C2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#S1 SSH zvonku dnu</w:t>
      </w:r>
    </w:p>
    <w:p w14:paraId="65A6978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3002 -j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192.168.0.2:22</w:t>
      </w:r>
    </w:p>
    <w:p w14:paraId="4310043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-d 192.168.0.2 --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587D7FB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-s 192.168.0.2 --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6199D7B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65F461F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#S2 SSH zvonku dnu</w:t>
      </w:r>
    </w:p>
    <w:p w14:paraId="6B5F113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3003 -j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192.168.0.3:22</w:t>
      </w:r>
    </w:p>
    <w:p w14:paraId="3923D4E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-d 192.168.0.3 --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2EAA7F4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-s 192.168.0.3 --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5DE086F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09A6FEA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#S1 </w:t>
      </w:r>
      <w:proofErr w:type="spellStart"/>
      <w:r w:rsidRPr="00977642">
        <w:rPr>
          <w:rFonts w:eastAsia="SimSun"/>
          <w:lang w:eastAsia="sk-SK"/>
        </w:rPr>
        <w:t>zvnutra</w:t>
      </w:r>
      <w:proofErr w:type="spellEnd"/>
      <w:r w:rsidRPr="00977642">
        <w:rPr>
          <w:rFonts w:eastAsia="SimSun"/>
          <w:lang w:eastAsia="sk-SK"/>
        </w:rPr>
        <w:t xml:space="preserve"> von</w:t>
      </w:r>
    </w:p>
    <w:p w14:paraId="66846B1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010C449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4EAF3CE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3C035A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#S2 </w:t>
      </w:r>
      <w:proofErr w:type="spellStart"/>
      <w:r w:rsidRPr="00977642">
        <w:rPr>
          <w:rFonts w:eastAsia="SimSun"/>
          <w:lang w:eastAsia="sk-SK"/>
        </w:rPr>
        <w:t>zvnutra</w:t>
      </w:r>
      <w:proofErr w:type="spellEnd"/>
      <w:r w:rsidRPr="00977642">
        <w:rPr>
          <w:rFonts w:eastAsia="SimSun"/>
          <w:lang w:eastAsia="sk-SK"/>
        </w:rPr>
        <w:t xml:space="preserve"> von</w:t>
      </w:r>
    </w:p>
    <w:p w14:paraId="6FD7DEE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192.168.0.3 -p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479002F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192.168.0.3 -p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22 -j ACCEPT</w:t>
      </w:r>
    </w:p>
    <w:p w14:paraId="7ACE81B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F52337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DNS ############</w:t>
      </w:r>
    </w:p>
    <w:p w14:paraId="6F8D909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DNS na FW</w:t>
      </w:r>
    </w:p>
    <w:p w14:paraId="24F085F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3A50F71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4F238EA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2223CAE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DNS </w:t>
      </w:r>
      <w:proofErr w:type="spellStart"/>
      <w:r w:rsidRPr="00977642">
        <w:rPr>
          <w:rFonts w:eastAsia="SimSun"/>
          <w:lang w:eastAsia="sk-SK"/>
        </w:rPr>
        <w:t>zvnutra</w:t>
      </w:r>
      <w:proofErr w:type="spellEnd"/>
      <w:r w:rsidRPr="00977642">
        <w:rPr>
          <w:rFonts w:eastAsia="SimSun"/>
          <w:lang w:eastAsia="sk-SK"/>
        </w:rPr>
        <w:t xml:space="preserve"> von</w:t>
      </w:r>
    </w:p>
    <w:p w14:paraId="522C930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1312595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41F9ABC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2240D1D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2BBEA39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4B97593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#MASTER DNS (S1) </w:t>
      </w:r>
      <w:proofErr w:type="spellStart"/>
      <w:r w:rsidRPr="00977642">
        <w:rPr>
          <w:rFonts w:eastAsia="SimSun"/>
          <w:lang w:eastAsia="sk-SK"/>
        </w:rPr>
        <w:t>lokalne</w:t>
      </w:r>
      <w:proofErr w:type="spellEnd"/>
    </w:p>
    <w:p w14:paraId="08472A2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lastRenderedPageBreak/>
        <w:t xml:space="preserve">$I -A FORWARD -d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2D295F2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2734497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192.168.0.2 -p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1BF31C1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192.168.0.2 -p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5889919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#SLAVE DNS (S2) </w:t>
      </w:r>
      <w:proofErr w:type="spellStart"/>
      <w:r w:rsidRPr="00977642">
        <w:rPr>
          <w:rFonts w:eastAsia="SimSun"/>
          <w:lang w:eastAsia="sk-SK"/>
        </w:rPr>
        <w:t>lokalne</w:t>
      </w:r>
      <w:proofErr w:type="spellEnd"/>
    </w:p>
    <w:p w14:paraId="30A35BF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192.168.0.3 -p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060D0F1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192.168.0.3 -p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3E07D95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192.168.0.3 -p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4E28BF9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0C4B8C9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#S1 DNS zvonku dnu</w:t>
      </w:r>
    </w:p>
    <w:p w14:paraId="495CD97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192.168.0.2</w:t>
      </w:r>
    </w:p>
    <w:p w14:paraId="0A10747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192.168.0.2</w:t>
      </w:r>
    </w:p>
    <w:p w14:paraId="344FD95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76517A4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#S2 DNS zvonku dnu</w:t>
      </w:r>
    </w:p>
    <w:p w14:paraId="2ECBEA6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158.193.139.75 -p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</w:t>
      </w:r>
    </w:p>
    <w:p w14:paraId="5FED372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158.193.139.75 -p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</w:t>
      </w:r>
    </w:p>
    <w:p w14:paraId="2A68DD8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4077D8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Povovl</w:t>
      </w:r>
      <w:proofErr w:type="spellEnd"/>
      <w:r w:rsidRPr="00977642">
        <w:rPr>
          <w:rFonts w:eastAsia="SimSun"/>
          <w:lang w:eastAsia="sk-SK"/>
        </w:rPr>
        <w:t xml:space="preserve"> DNS </w:t>
      </w:r>
      <w:proofErr w:type="spellStart"/>
      <w:r w:rsidRPr="00977642">
        <w:rPr>
          <w:rFonts w:eastAsia="SimSun"/>
          <w:lang w:eastAsia="sk-SK"/>
        </w:rPr>
        <w:t>zvoknu</w:t>
      </w:r>
      <w:proofErr w:type="spellEnd"/>
      <w:r w:rsidRPr="00977642">
        <w:rPr>
          <w:rFonts w:eastAsia="SimSun"/>
          <w:lang w:eastAsia="sk-SK"/>
        </w:rPr>
        <w:t xml:space="preserve"> dnu</w:t>
      </w:r>
    </w:p>
    <w:p w14:paraId="7E66823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eth0 -o eth1.10 -d 192.168.0.2 -p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3D9DAB2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eth0 -o eth1.10 -d 192.168.0.3 -p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53 -j ACCEPT</w:t>
      </w:r>
    </w:p>
    <w:p w14:paraId="64BCD6A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B83C7C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NTP ##########</w:t>
      </w:r>
    </w:p>
    <w:p w14:paraId="49948BA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NTP na FW</w:t>
      </w:r>
    </w:p>
    <w:p w14:paraId="62BDE4B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INPUT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123 -j ACCEPT</w:t>
      </w:r>
    </w:p>
    <w:p w14:paraId="29FB83DD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0FE912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pripojenia na NTP server</w:t>
      </w:r>
    </w:p>
    <w:p w14:paraId="31132CC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192.168.0.3 -i eth1.10 -p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123 -j ACCEPT</w:t>
      </w:r>
    </w:p>
    <w:p w14:paraId="47AAB80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7B637CB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NTP </w:t>
      </w:r>
      <w:proofErr w:type="spellStart"/>
      <w:r w:rsidRPr="00977642">
        <w:rPr>
          <w:rFonts w:eastAsia="SimSun"/>
          <w:lang w:eastAsia="sk-SK"/>
        </w:rPr>
        <w:t>vnutri</w:t>
      </w:r>
      <w:proofErr w:type="spellEnd"/>
    </w:p>
    <w:p w14:paraId="32B3BEC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192.168.0.3 -p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123 -j ACCEPT</w:t>
      </w:r>
    </w:p>
    <w:p w14:paraId="34AB044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192.168.0.3 -p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123 -j ACCEPT</w:t>
      </w:r>
    </w:p>
    <w:p w14:paraId="1FCF064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6430DBB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#NTP DNAT - 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NTP zvonku dnu</w:t>
      </w:r>
    </w:p>
    <w:p w14:paraId="416AA47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123 -j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192.168.0.3:123</w:t>
      </w:r>
    </w:p>
    <w:p w14:paraId="333576E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158.193.139.75 -p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123 -j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192.168.0.3:123</w:t>
      </w:r>
    </w:p>
    <w:p w14:paraId="251E47F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5BAB6D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HTTP ##########</w:t>
      </w:r>
    </w:p>
    <w:p w14:paraId="37059BE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HTTP von</w:t>
      </w:r>
    </w:p>
    <w:p w14:paraId="6D3B4E3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80 -j ACCEPT</w:t>
      </w:r>
    </w:p>
    <w:p w14:paraId="1734E85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lastRenderedPageBreak/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80 -j ACCEPT</w:t>
      </w:r>
    </w:p>
    <w:p w14:paraId="63C1AFA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87CDBB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#HTTP </w:t>
      </w:r>
      <w:proofErr w:type="spellStart"/>
      <w:r w:rsidRPr="00977642">
        <w:rPr>
          <w:rFonts w:eastAsia="SimSun"/>
          <w:lang w:eastAsia="sk-SK"/>
        </w:rPr>
        <w:t>lokalne</w:t>
      </w:r>
      <w:proofErr w:type="spellEnd"/>
    </w:p>
    <w:p w14:paraId="0906800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80 -j ACCEPT</w:t>
      </w:r>
    </w:p>
    <w:p w14:paraId="596995D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80 -j ACCEPT</w:t>
      </w:r>
    </w:p>
    <w:p w14:paraId="42A6D73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59A241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#HTTP zvonku dnu</w:t>
      </w:r>
    </w:p>
    <w:p w14:paraId="5567E73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80 -j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192.168.0.2</w:t>
      </w:r>
    </w:p>
    <w:p w14:paraId="0E1E06C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0F75D1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HTTPS ##########</w:t>
      </w:r>
    </w:p>
    <w:p w14:paraId="1CBBB9F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HTTPS von</w:t>
      </w:r>
    </w:p>
    <w:p w14:paraId="68D9F472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443 -j ACCEPT</w:t>
      </w:r>
    </w:p>
    <w:p w14:paraId="0C83B0B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443 -j ACCEPT</w:t>
      </w:r>
    </w:p>
    <w:p w14:paraId="331EA37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971B6F1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#HTTPS </w:t>
      </w:r>
      <w:proofErr w:type="spellStart"/>
      <w:r w:rsidRPr="00977642">
        <w:rPr>
          <w:rFonts w:eastAsia="SimSun"/>
          <w:lang w:eastAsia="sk-SK"/>
        </w:rPr>
        <w:t>lokalne</w:t>
      </w:r>
      <w:proofErr w:type="spellEnd"/>
    </w:p>
    <w:p w14:paraId="5A84038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-d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443 -j ACCEPT</w:t>
      </w:r>
    </w:p>
    <w:p w14:paraId="15894DC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-s 192.168.0.2 -p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443 -j ACCEPT</w:t>
      </w:r>
    </w:p>
    <w:p w14:paraId="4F79BA6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0BF1364C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#HTTP zvonku dnu</w:t>
      </w:r>
    </w:p>
    <w:p w14:paraId="3FBCC78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-d 158.193.139.74 -p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443 -j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192.168.0.2</w:t>
      </w:r>
    </w:p>
    <w:p w14:paraId="483EFED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33C3BA40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FTP ##########</w:t>
      </w:r>
    </w:p>
    <w:p w14:paraId="76CD06E8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FTP von</w:t>
      </w:r>
    </w:p>
    <w:p w14:paraId="328EF46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20 -j ACCEPT</w:t>
      </w:r>
    </w:p>
    <w:p w14:paraId="31440D6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eth1.10 -o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21 -j ACCEPT</w:t>
      </w:r>
    </w:p>
    <w:p w14:paraId="1AC41D4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20 -j ACCEPT</w:t>
      </w:r>
    </w:p>
    <w:p w14:paraId="70A3672F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-i eth1.20 -o eth0 -p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21 -j ACCEPT</w:t>
      </w:r>
    </w:p>
    <w:p w14:paraId="47BA59BB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31124E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DHCP ##########</w:t>
      </w:r>
    </w:p>
    <w:p w14:paraId="53C0FD0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</w:t>
      </w:r>
      <w:proofErr w:type="spellStart"/>
      <w:r w:rsidRPr="00977642">
        <w:rPr>
          <w:rFonts w:eastAsia="SimSun"/>
          <w:lang w:eastAsia="sk-SK"/>
        </w:rPr>
        <w:t>Povol</w:t>
      </w:r>
      <w:proofErr w:type="spellEnd"/>
      <w:r w:rsidRPr="00977642">
        <w:rPr>
          <w:rFonts w:eastAsia="SimSun"/>
          <w:lang w:eastAsia="sk-SK"/>
        </w:rPr>
        <w:t xml:space="preserve"> DHCP</w:t>
      </w:r>
    </w:p>
    <w:p w14:paraId="2DB7798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#$I -I FORWARD -i eth1.10 -p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67:68 --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67:68 -j ACCEPT</w:t>
      </w:r>
    </w:p>
    <w:p w14:paraId="72BD887A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#$I -I FORWARD -i eth1.20 -p </w:t>
      </w:r>
      <w:proofErr w:type="spellStart"/>
      <w:r w:rsidRPr="00977642">
        <w:rPr>
          <w:rFonts w:eastAsia="SimSun"/>
          <w:lang w:eastAsia="sk-SK"/>
        </w:rPr>
        <w:t>udp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67:68 --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67:68 -j ACCEPT</w:t>
      </w:r>
    </w:p>
    <w:p w14:paraId="6C29B41E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16EFD03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########## SMTP ##########</w:t>
      </w:r>
    </w:p>
    <w:p w14:paraId="0913CEC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-t </w:t>
      </w:r>
      <w:proofErr w:type="spellStart"/>
      <w:r w:rsidRPr="00977642">
        <w:rPr>
          <w:rFonts w:eastAsia="SimSun"/>
          <w:lang w:eastAsia="sk-SK"/>
        </w:rPr>
        <w:t>nat</w:t>
      </w:r>
      <w:proofErr w:type="spellEnd"/>
      <w:r w:rsidRPr="00977642">
        <w:rPr>
          <w:rFonts w:eastAsia="SimSun"/>
          <w:lang w:eastAsia="sk-SK"/>
        </w:rPr>
        <w:t xml:space="preserve"> -A PREROUTING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25 -j DNAT --to-</w:t>
      </w:r>
      <w:proofErr w:type="spellStart"/>
      <w:r w:rsidRPr="00977642">
        <w:rPr>
          <w:rFonts w:eastAsia="SimSun"/>
          <w:lang w:eastAsia="sk-SK"/>
        </w:rPr>
        <w:t>destination</w:t>
      </w:r>
      <w:proofErr w:type="spellEnd"/>
      <w:r w:rsidRPr="00977642">
        <w:rPr>
          <w:rFonts w:eastAsia="SimSun"/>
          <w:lang w:eastAsia="sk-SK"/>
        </w:rPr>
        <w:t xml:space="preserve"> 192.168.0.3:25</w:t>
      </w:r>
    </w:p>
    <w:p w14:paraId="57F0B1B6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-d 192.168.0.3 --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25 -j ACCEPT</w:t>
      </w:r>
    </w:p>
    <w:p w14:paraId="47DE71E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-s 192.168.0.3 --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25 -j ACCEPT</w:t>
      </w:r>
    </w:p>
    <w:p w14:paraId="3BC47C2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7BDB470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lastRenderedPageBreak/>
        <w:t>########## IMAP ##########</w:t>
      </w:r>
    </w:p>
    <w:p w14:paraId="264071C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-d 192.168.0.3 --</w:t>
      </w:r>
      <w:proofErr w:type="spellStart"/>
      <w:r w:rsidRPr="00977642">
        <w:rPr>
          <w:rFonts w:eastAsia="SimSun"/>
          <w:lang w:eastAsia="sk-SK"/>
        </w:rPr>
        <w:t>dport</w:t>
      </w:r>
      <w:proofErr w:type="spellEnd"/>
      <w:r w:rsidRPr="00977642">
        <w:rPr>
          <w:rFonts w:eastAsia="SimSun"/>
          <w:lang w:eastAsia="sk-SK"/>
        </w:rPr>
        <w:t xml:space="preserve"> 143 -j ACCEPT</w:t>
      </w:r>
    </w:p>
    <w:p w14:paraId="11595C3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$I -A FORWARD -p </w:t>
      </w:r>
      <w:proofErr w:type="spellStart"/>
      <w:r w:rsidRPr="00977642">
        <w:rPr>
          <w:rFonts w:eastAsia="SimSun"/>
          <w:lang w:eastAsia="sk-SK"/>
        </w:rPr>
        <w:t>tcp</w:t>
      </w:r>
      <w:proofErr w:type="spellEnd"/>
      <w:r w:rsidRPr="00977642">
        <w:rPr>
          <w:rFonts w:eastAsia="SimSun"/>
          <w:lang w:eastAsia="sk-SK"/>
        </w:rPr>
        <w:t xml:space="preserve"> -s 192.168.0.3 --</w:t>
      </w:r>
      <w:proofErr w:type="spellStart"/>
      <w:r w:rsidRPr="00977642">
        <w:rPr>
          <w:rFonts w:eastAsia="SimSun"/>
          <w:lang w:eastAsia="sk-SK"/>
        </w:rPr>
        <w:t>sport</w:t>
      </w:r>
      <w:proofErr w:type="spellEnd"/>
      <w:r w:rsidRPr="00977642">
        <w:rPr>
          <w:rFonts w:eastAsia="SimSun"/>
          <w:lang w:eastAsia="sk-SK"/>
        </w:rPr>
        <w:t xml:space="preserve"> 143 -j ACCEPT</w:t>
      </w:r>
    </w:p>
    <w:p w14:paraId="2C33BF64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8421A2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# Pridaj logovanie do /var/</w:t>
      </w:r>
      <w:proofErr w:type="spellStart"/>
      <w:r w:rsidRPr="00977642">
        <w:rPr>
          <w:rFonts w:eastAsia="SimSun"/>
          <w:lang w:eastAsia="sk-SK"/>
        </w:rPr>
        <w:t>messages</w:t>
      </w:r>
      <w:proofErr w:type="spellEnd"/>
      <w:r w:rsidRPr="00977642">
        <w:rPr>
          <w:rFonts w:eastAsia="SimSun"/>
          <w:lang w:eastAsia="sk-SK"/>
        </w:rPr>
        <w:t xml:space="preserve">/kern.log </w:t>
      </w:r>
      <w:proofErr w:type="spellStart"/>
      <w:r w:rsidRPr="00977642">
        <w:rPr>
          <w:rFonts w:eastAsia="SimSun"/>
          <w:lang w:eastAsia="sk-SK"/>
        </w:rPr>
        <w:t>kvoli</w:t>
      </w:r>
      <w:proofErr w:type="spellEnd"/>
      <w:r w:rsidRPr="00977642">
        <w:rPr>
          <w:rFonts w:eastAsia="SimSun"/>
          <w:lang w:eastAsia="sk-SK"/>
        </w:rPr>
        <w:t xml:space="preserve"> </w:t>
      </w:r>
      <w:proofErr w:type="spellStart"/>
      <w:r w:rsidRPr="00977642">
        <w:rPr>
          <w:rFonts w:eastAsia="SimSun"/>
          <w:lang w:eastAsia="sk-SK"/>
        </w:rPr>
        <w:t>debuggingu</w:t>
      </w:r>
      <w:proofErr w:type="spellEnd"/>
    </w:p>
    <w:p w14:paraId="7AF1EDD5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-A INPUT -j LOG</w:t>
      </w:r>
    </w:p>
    <w:p w14:paraId="2E3DEFE7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$I -A FORWARD -j LOG</w:t>
      </w:r>
    </w:p>
    <w:p w14:paraId="19293D93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</w:p>
    <w:p w14:paraId="5E2BDCE9" w14:textId="77777777" w:rsidR="00CC14D5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# Zapni </w:t>
      </w:r>
      <w:proofErr w:type="spellStart"/>
      <w:r w:rsidRPr="00977642">
        <w:rPr>
          <w:rFonts w:eastAsia="SimSun"/>
          <w:lang w:eastAsia="sk-SK"/>
        </w:rPr>
        <w:t>Forwarding</w:t>
      </w:r>
      <w:proofErr w:type="spellEnd"/>
      <w:r w:rsidRPr="00977642">
        <w:rPr>
          <w:rFonts w:eastAsia="SimSun"/>
          <w:lang w:eastAsia="sk-SK"/>
        </w:rPr>
        <w:t xml:space="preserve"> pre </w:t>
      </w:r>
      <w:proofErr w:type="spellStart"/>
      <w:r w:rsidRPr="00977642">
        <w:rPr>
          <w:rFonts w:eastAsia="SimSun"/>
          <w:lang w:eastAsia="sk-SK"/>
        </w:rPr>
        <w:t>iptables</w:t>
      </w:r>
      <w:proofErr w:type="spellEnd"/>
      <w:r w:rsidRPr="00977642">
        <w:rPr>
          <w:rFonts w:eastAsia="SimSun"/>
          <w:lang w:eastAsia="sk-SK"/>
        </w:rPr>
        <w:t xml:space="preserve"> (aby fungovali "FORWARD" </w:t>
      </w:r>
      <w:proofErr w:type="spellStart"/>
      <w:r w:rsidRPr="00977642">
        <w:rPr>
          <w:rFonts w:eastAsia="SimSun"/>
          <w:lang w:eastAsia="sk-SK"/>
        </w:rPr>
        <w:t>prikazy</w:t>
      </w:r>
      <w:proofErr w:type="spellEnd"/>
      <w:r w:rsidRPr="00977642">
        <w:rPr>
          <w:rFonts w:eastAsia="SimSun"/>
          <w:lang w:eastAsia="sk-SK"/>
        </w:rPr>
        <w:t>)</w:t>
      </w:r>
    </w:p>
    <w:p w14:paraId="53C6AC70" w14:textId="77777777" w:rsidR="00A14720" w:rsidRPr="00977642" w:rsidRDefault="00CC14D5" w:rsidP="00CC14D5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echo 1 &gt; /</w:t>
      </w:r>
      <w:proofErr w:type="spellStart"/>
      <w:r w:rsidRPr="00977642">
        <w:rPr>
          <w:rFonts w:eastAsia="SimSun"/>
          <w:lang w:eastAsia="sk-SK"/>
        </w:rPr>
        <w:t>proc</w:t>
      </w:r>
      <w:proofErr w:type="spellEnd"/>
      <w:r w:rsidRPr="00977642">
        <w:rPr>
          <w:rFonts w:eastAsia="SimSun"/>
          <w:lang w:eastAsia="sk-SK"/>
        </w:rPr>
        <w:t>/</w:t>
      </w:r>
      <w:proofErr w:type="spellStart"/>
      <w:r w:rsidRPr="00977642">
        <w:rPr>
          <w:rFonts w:eastAsia="SimSun"/>
          <w:lang w:eastAsia="sk-SK"/>
        </w:rPr>
        <w:t>sys</w:t>
      </w:r>
      <w:proofErr w:type="spellEnd"/>
      <w:r w:rsidRPr="00977642">
        <w:rPr>
          <w:rFonts w:eastAsia="SimSun"/>
          <w:lang w:eastAsia="sk-SK"/>
        </w:rPr>
        <w:t>/net/ipv4/</w:t>
      </w:r>
      <w:proofErr w:type="spellStart"/>
      <w:r w:rsidRPr="00977642">
        <w:rPr>
          <w:rFonts w:eastAsia="SimSun"/>
          <w:lang w:eastAsia="sk-SK"/>
        </w:rPr>
        <w:t>ip_forward</w:t>
      </w:r>
      <w:proofErr w:type="spellEnd"/>
    </w:p>
    <w:p w14:paraId="07D21DB5" w14:textId="77777777" w:rsidR="005B60D2" w:rsidRPr="00977642" w:rsidRDefault="005B60D2">
      <w:pPr>
        <w:spacing w:before="0" w:line="240" w:lineRule="auto"/>
        <w:ind w:firstLine="0"/>
        <w:jc w:val="left"/>
      </w:pPr>
    </w:p>
    <w:p w14:paraId="22CA5424" w14:textId="77777777" w:rsidR="00854328" w:rsidRPr="00977642" w:rsidRDefault="00EF37CF" w:rsidP="00B436EF">
      <w:pPr>
        <w:pStyle w:val="u3"/>
      </w:pPr>
      <w:bookmarkStart w:id="64" w:name="_Toc474850000"/>
      <w:r w:rsidRPr="00977642">
        <w:t xml:space="preserve">Automatické spúšťanie </w:t>
      </w:r>
      <w:r w:rsidR="00854328" w:rsidRPr="00977642">
        <w:t>vlastných skriptov pri štarte systému.</w:t>
      </w:r>
      <w:bookmarkEnd w:id="64"/>
    </w:p>
    <w:p w14:paraId="470AA313" w14:textId="77777777" w:rsidR="00854328" w:rsidRPr="00977642" w:rsidRDefault="002D6425" w:rsidP="00854328">
      <w:r w:rsidRPr="00977642">
        <w:t>Chceme, aby sa skript s pravidlami pre firewall spúšťal pri štarte operačného systému s „</w:t>
      </w:r>
      <w:proofErr w:type="spellStart"/>
      <w:r w:rsidRPr="00977642">
        <w:t>root</w:t>
      </w:r>
      <w:proofErr w:type="spellEnd"/>
      <w:r w:rsidRPr="00977642">
        <w:t>“ oprávneniami. Docielili sme to tým,</w:t>
      </w:r>
      <w:r w:rsidR="0073030A" w:rsidRPr="00977642">
        <w:t xml:space="preserve"> že sme do súboru „/</w:t>
      </w:r>
      <w:proofErr w:type="spellStart"/>
      <w:r w:rsidR="0073030A" w:rsidRPr="00977642">
        <w:t>etc</w:t>
      </w:r>
      <w:proofErr w:type="spellEnd"/>
      <w:r w:rsidR="0073030A" w:rsidRPr="00977642">
        <w:t>/</w:t>
      </w:r>
      <w:proofErr w:type="spellStart"/>
      <w:r w:rsidR="0073030A" w:rsidRPr="00977642">
        <w:t>network</w:t>
      </w:r>
      <w:proofErr w:type="spellEnd"/>
      <w:r w:rsidR="0073030A" w:rsidRPr="00977642">
        <w:t>/</w:t>
      </w:r>
      <w:proofErr w:type="spellStart"/>
      <w:r w:rsidR="0073030A" w:rsidRPr="00977642">
        <w:t>interfaces</w:t>
      </w:r>
      <w:proofErr w:type="spellEnd"/>
      <w:r w:rsidRPr="00977642">
        <w:t>“ pridali</w:t>
      </w:r>
      <w:r w:rsidR="00E02037" w:rsidRPr="00977642">
        <w:t xml:space="preserve"> </w:t>
      </w:r>
      <w:proofErr w:type="spellStart"/>
      <w:r w:rsidR="0073030A" w:rsidRPr="00977642">
        <w:rPr>
          <w:rStyle w:val="kodChar"/>
        </w:rPr>
        <w:t>up</w:t>
      </w:r>
      <w:proofErr w:type="spellEnd"/>
      <w:r w:rsidR="00E02037" w:rsidRPr="00977642">
        <w:rPr>
          <w:rStyle w:val="kodChar"/>
        </w:rPr>
        <w:t xml:space="preserve"> </w:t>
      </w:r>
      <w:proofErr w:type="spellStart"/>
      <w:r w:rsidRPr="00977642">
        <w:rPr>
          <w:rStyle w:val="kodChar"/>
        </w:rPr>
        <w:t>absolútnu</w:t>
      </w:r>
      <w:r w:rsidR="0073030A" w:rsidRPr="00977642">
        <w:rPr>
          <w:rStyle w:val="kodChar"/>
        </w:rPr>
        <w:t>_</w:t>
      </w:r>
      <w:r w:rsidRPr="00977642">
        <w:rPr>
          <w:rStyle w:val="kodChar"/>
        </w:rPr>
        <w:t>cestu</w:t>
      </w:r>
      <w:r w:rsidR="0073030A" w:rsidRPr="00977642">
        <w:rPr>
          <w:rStyle w:val="kodChar"/>
        </w:rPr>
        <w:t>_</w:t>
      </w:r>
      <w:r w:rsidRPr="00977642">
        <w:rPr>
          <w:rStyle w:val="kodChar"/>
        </w:rPr>
        <w:t>bash</w:t>
      </w:r>
      <w:r w:rsidR="0073030A" w:rsidRPr="00977642">
        <w:rPr>
          <w:rStyle w:val="kodChar"/>
        </w:rPr>
        <w:t>_</w:t>
      </w:r>
      <w:r w:rsidRPr="00977642">
        <w:rPr>
          <w:rStyle w:val="kodChar"/>
        </w:rPr>
        <w:t>skriptu</w:t>
      </w:r>
      <w:proofErr w:type="spellEnd"/>
      <w:r w:rsidRPr="00977642">
        <w:t>.</w:t>
      </w:r>
      <w:r w:rsidR="00770109" w:rsidRPr="00977642">
        <w:t xml:space="preserve"> Skripty sa nachádzajú v adresári „/</w:t>
      </w:r>
      <w:proofErr w:type="spellStart"/>
      <w:r w:rsidR="00770109" w:rsidRPr="00977642">
        <w:t>etc</w:t>
      </w:r>
      <w:proofErr w:type="spellEnd"/>
      <w:r w:rsidR="00770109" w:rsidRPr="00977642">
        <w:t>/skripty“.</w:t>
      </w:r>
    </w:p>
    <w:p w14:paraId="7E1EDA01" w14:textId="77777777" w:rsidR="00854328" w:rsidRPr="00977642" w:rsidRDefault="0089432A" w:rsidP="00411047">
      <w:pPr>
        <w:spacing w:before="0" w:line="240" w:lineRule="auto"/>
        <w:ind w:firstLine="0"/>
        <w:jc w:val="left"/>
      </w:pPr>
      <w:r w:rsidRPr="00977642">
        <w:t xml:space="preserve">Po otestovaní funkčnosti firewallu sme urobili </w:t>
      </w:r>
      <w:proofErr w:type="spellStart"/>
      <w:r w:rsidRPr="00977642">
        <w:t>snapshoty</w:t>
      </w:r>
      <w:proofErr w:type="spellEnd"/>
      <w:r w:rsidRPr="00977642">
        <w:t xml:space="preserve"> všetkých  VM.</w:t>
      </w:r>
    </w:p>
    <w:p w14:paraId="009E4ADC" w14:textId="77777777" w:rsidR="00F600F9" w:rsidRPr="00977642" w:rsidRDefault="00F600F9" w:rsidP="00411047">
      <w:pPr>
        <w:spacing w:before="0" w:line="240" w:lineRule="auto"/>
        <w:ind w:firstLine="0"/>
        <w:jc w:val="left"/>
      </w:pPr>
    </w:p>
    <w:p w14:paraId="53AA7C03" w14:textId="77777777" w:rsidR="00E02037" w:rsidRPr="00977642" w:rsidRDefault="00E02037" w:rsidP="00411047">
      <w:pPr>
        <w:spacing w:before="0" w:line="240" w:lineRule="auto"/>
        <w:ind w:firstLine="0"/>
        <w:jc w:val="left"/>
      </w:pPr>
    </w:p>
    <w:p w14:paraId="4E6471BB" w14:textId="77777777" w:rsidR="00F600F9" w:rsidRPr="00977642" w:rsidRDefault="00F600F9">
      <w:pPr>
        <w:spacing w:before="0" w:line="240" w:lineRule="auto"/>
        <w:ind w:firstLine="0"/>
        <w:jc w:val="left"/>
      </w:pPr>
      <w:r w:rsidRPr="00977642">
        <w:br w:type="page"/>
      </w:r>
    </w:p>
    <w:p w14:paraId="7E6BF4C9" w14:textId="77777777" w:rsidR="00F600F9" w:rsidRPr="00977642" w:rsidRDefault="009D2756" w:rsidP="00B436EF">
      <w:pPr>
        <w:pStyle w:val="u2"/>
      </w:pPr>
      <w:bookmarkStart w:id="65" w:name="_Toc474850001"/>
      <w:r w:rsidRPr="00977642">
        <w:lastRenderedPageBreak/>
        <w:t>VLAN</w:t>
      </w:r>
      <w:bookmarkEnd w:id="65"/>
    </w:p>
    <w:p w14:paraId="0E9ACBC4" w14:textId="77777777" w:rsidR="00776593" w:rsidRPr="00977642" w:rsidRDefault="00776593" w:rsidP="00F60763">
      <w:r w:rsidRPr="00977642">
        <w:t xml:space="preserve">Servery sú vo VLAN 10, desktopy vo VLAN 20. Smerovanie medzi </w:t>
      </w:r>
      <w:proofErr w:type="spellStart"/>
      <w:r w:rsidRPr="00977642">
        <w:t>VLANami</w:t>
      </w:r>
      <w:proofErr w:type="spellEnd"/>
      <w:r w:rsidRPr="00977642">
        <w:t xml:space="preserve"> je </w:t>
      </w:r>
      <w:r w:rsidR="00B26279" w:rsidRPr="00977642">
        <w:t xml:space="preserve">vykonávané </w:t>
      </w:r>
      <w:r w:rsidRPr="00977642">
        <w:t>na FW.</w:t>
      </w:r>
      <w:r w:rsidR="008D30BF" w:rsidRPr="00977642">
        <w:t xml:space="preserve"> Preto sme na FW museli nainštalovať balíčky „</w:t>
      </w:r>
      <w:proofErr w:type="spellStart"/>
      <w:r w:rsidR="008D30BF" w:rsidRPr="00977642">
        <w:t>isc</w:t>
      </w:r>
      <w:proofErr w:type="spellEnd"/>
      <w:r w:rsidR="008D30BF" w:rsidRPr="00977642">
        <w:t>-</w:t>
      </w:r>
      <w:proofErr w:type="spellStart"/>
      <w:r w:rsidR="008D30BF" w:rsidRPr="00977642">
        <w:t>dhcp</w:t>
      </w:r>
      <w:proofErr w:type="spellEnd"/>
      <w:r w:rsidR="008D30BF" w:rsidRPr="00977642">
        <w:t>-server“ a „</w:t>
      </w:r>
      <w:proofErr w:type="spellStart"/>
      <w:r w:rsidR="008D30BF" w:rsidRPr="00977642">
        <w:t>vlan</w:t>
      </w:r>
      <w:proofErr w:type="spellEnd"/>
      <w:r w:rsidR="008D30BF" w:rsidRPr="00977642">
        <w:t xml:space="preserve">“ </w:t>
      </w:r>
      <w:proofErr w:type="spellStart"/>
      <w:r w:rsidR="008D30BF" w:rsidRPr="00977642">
        <w:t>t.j</w:t>
      </w:r>
      <w:proofErr w:type="spellEnd"/>
      <w:r w:rsidR="008D30BF" w:rsidRPr="00977642">
        <w:t>. „</w:t>
      </w:r>
      <w:proofErr w:type="spellStart"/>
      <w:r w:rsidR="008D30BF" w:rsidRPr="00977642">
        <w:t>apt</w:t>
      </w:r>
      <w:proofErr w:type="spellEnd"/>
      <w:r w:rsidR="008D30BF" w:rsidRPr="00977642">
        <w:t xml:space="preserve">-get </w:t>
      </w:r>
      <w:commentRangeStart w:id="66"/>
      <w:proofErr w:type="spellStart"/>
      <w:r w:rsidR="008D30BF" w:rsidRPr="00977642">
        <w:t>installisc</w:t>
      </w:r>
      <w:proofErr w:type="spellEnd"/>
      <w:r w:rsidR="008D30BF" w:rsidRPr="00977642">
        <w:t>-</w:t>
      </w:r>
      <w:proofErr w:type="spellStart"/>
      <w:r w:rsidR="008D30BF" w:rsidRPr="00977642">
        <w:t>dhcp</w:t>
      </w:r>
      <w:proofErr w:type="spellEnd"/>
      <w:r w:rsidR="008D30BF" w:rsidRPr="00977642">
        <w:t xml:space="preserve">-server </w:t>
      </w:r>
      <w:commentRangeEnd w:id="66"/>
      <w:r w:rsidR="00977642">
        <w:rPr>
          <w:rStyle w:val="Odkaznakomentr"/>
        </w:rPr>
        <w:commentReference w:id="66"/>
      </w:r>
      <w:proofErr w:type="spellStart"/>
      <w:r w:rsidR="008D30BF" w:rsidRPr="00977642">
        <w:t>vlan</w:t>
      </w:r>
      <w:proofErr w:type="spellEnd"/>
      <w:r w:rsidR="008D30BF" w:rsidRPr="00977642">
        <w:t>“.</w:t>
      </w:r>
      <w:r w:rsidR="00EC269B" w:rsidRPr="00977642">
        <w:t xml:space="preserve"> Potom sme editovali súbor „/</w:t>
      </w:r>
      <w:proofErr w:type="spellStart"/>
      <w:r w:rsidR="00EC269B" w:rsidRPr="00977642">
        <w:t>etc</w:t>
      </w:r>
      <w:proofErr w:type="spellEnd"/>
      <w:r w:rsidR="00EC269B" w:rsidRPr="00977642">
        <w:t>/</w:t>
      </w:r>
      <w:proofErr w:type="spellStart"/>
      <w:r w:rsidR="00EC269B" w:rsidRPr="00977642">
        <w:t>network</w:t>
      </w:r>
      <w:proofErr w:type="spellEnd"/>
      <w:r w:rsidR="00EC269B" w:rsidRPr="00977642">
        <w:t>/</w:t>
      </w:r>
      <w:proofErr w:type="spellStart"/>
      <w:r w:rsidR="00EC269B" w:rsidRPr="00977642">
        <w:t>interfaces</w:t>
      </w:r>
      <w:proofErr w:type="spellEnd"/>
      <w:r w:rsidR="00EC269B" w:rsidRPr="00977642">
        <w:t xml:space="preserve">“ tak, že sme odstránili adresné informácie z vnútorného </w:t>
      </w:r>
      <w:proofErr w:type="spellStart"/>
      <w:r w:rsidR="00EC269B" w:rsidRPr="00977642">
        <w:t>interfacu</w:t>
      </w:r>
      <w:proofErr w:type="spellEnd"/>
      <w:r w:rsidR="00EC269B" w:rsidRPr="00977642">
        <w:t xml:space="preserve"> eth1, ale nechali sme „auto eth1“, aby sa port zapol (UP). Následne sme pridali </w:t>
      </w:r>
      <w:proofErr w:type="spellStart"/>
      <w:r w:rsidR="00EC269B" w:rsidRPr="00977642">
        <w:t>subinterface</w:t>
      </w:r>
      <w:proofErr w:type="spellEnd"/>
      <w:r w:rsidR="00EC269B" w:rsidRPr="00977642">
        <w:t xml:space="preserve"> eth1.10 pre VLAN 10 (servery) a eth1.20 pre VLAN 20 (desktopy).</w:t>
      </w:r>
      <w:r w:rsidR="002F61FB" w:rsidRPr="00977642">
        <w:t xml:space="preserve"> Adresný rozsah pre jednotlivé VLAN bola sieť 192.168.0.0/24 rozdelená na dve /25 siete: 192.168.0.0 - 192.168.0.127 pre VLAN 10 a 192.168.0.128 - 192.168.0.255 </w:t>
      </w:r>
      <w:r w:rsidR="00564D66" w:rsidRPr="00977642">
        <w:t xml:space="preserve">pre VLAN </w:t>
      </w:r>
      <w:commentRangeStart w:id="67"/>
      <w:r w:rsidR="00564D66" w:rsidRPr="00977642">
        <w:t>2</w:t>
      </w:r>
      <w:r w:rsidR="002F61FB" w:rsidRPr="00977642">
        <w:t>0</w:t>
      </w:r>
      <w:commentRangeEnd w:id="67"/>
      <w:r w:rsidR="00977642">
        <w:rPr>
          <w:rStyle w:val="Odkaznakomentr"/>
        </w:rPr>
        <w:commentReference w:id="67"/>
      </w:r>
      <w:r w:rsidR="00062E47" w:rsidRPr="00977642">
        <w:t>.</w:t>
      </w:r>
    </w:p>
    <w:p w14:paraId="6387E4B5" w14:textId="77777777" w:rsidR="00280689" w:rsidRPr="00977642" w:rsidRDefault="00F60763" w:rsidP="00F60763">
      <w:commentRangeStart w:id="68"/>
      <w:r w:rsidRPr="00977642">
        <w:t xml:space="preserve">FW je DHCP </w:t>
      </w:r>
      <w:proofErr w:type="spellStart"/>
      <w:r w:rsidRPr="00977642">
        <w:t>relay</w:t>
      </w:r>
      <w:proofErr w:type="spellEnd"/>
      <w:r w:rsidRPr="00977642">
        <w:t xml:space="preserve"> server. Všetky </w:t>
      </w:r>
      <w:r w:rsidR="00776593" w:rsidRPr="00977642">
        <w:t xml:space="preserve">DHCP </w:t>
      </w:r>
      <w:r w:rsidRPr="00977642">
        <w:t>požiadavky prepošle FW DHCP serveru, ktorý pridelí klientovi IP adresu a ďalšie nakonfigurované informácie.</w:t>
      </w:r>
      <w:r w:rsidR="004E52D0" w:rsidRPr="00977642">
        <w:t xml:space="preserve"> Týmto spôsobom je FW zodpovedný iba za filtrovanie premávky a server za služby poskytované na sieti.</w:t>
      </w:r>
    </w:p>
    <w:p w14:paraId="6F5DF108" w14:textId="77777777" w:rsidR="00F60763" w:rsidRPr="00977642" w:rsidRDefault="00280689" w:rsidP="00F60763">
      <w:r w:rsidRPr="00977642">
        <w:t>IP adresa DHCP servera sa do konfiguračného súboru „/</w:t>
      </w:r>
      <w:proofErr w:type="spellStart"/>
      <w:r w:rsidRPr="00977642">
        <w:t>etc</w:t>
      </w:r>
      <w:proofErr w:type="spellEnd"/>
      <w:r w:rsidRPr="00977642">
        <w:t>/default/</w:t>
      </w:r>
      <w:proofErr w:type="spellStart"/>
      <w:r w:rsidRPr="00977642">
        <w:t>isc-dhcp-relay</w:t>
      </w:r>
      <w:proofErr w:type="spellEnd"/>
      <w:r w:rsidRPr="00977642">
        <w:t xml:space="preserve">“ DHCP </w:t>
      </w:r>
      <w:proofErr w:type="spellStart"/>
      <w:r w:rsidRPr="00977642">
        <w:t>relay</w:t>
      </w:r>
      <w:proofErr w:type="spellEnd"/>
      <w:r w:rsidRPr="00977642">
        <w:t xml:space="preserve"> agenta musí zadať BEZ úvodzoviek a musíme počúvať na obidvoch </w:t>
      </w:r>
      <w:proofErr w:type="spellStart"/>
      <w:r w:rsidRPr="00977642">
        <w:t>subinterfacocht.j</w:t>
      </w:r>
      <w:proofErr w:type="spellEnd"/>
      <w:r w:rsidRPr="00977642">
        <w:t>. eth1.10 aj eth1.20.</w:t>
      </w:r>
      <w:commentRangeEnd w:id="68"/>
      <w:r w:rsidR="00977642">
        <w:rPr>
          <w:rStyle w:val="Odkaznakomentr"/>
        </w:rPr>
        <w:commentReference w:id="68"/>
      </w:r>
    </w:p>
    <w:p w14:paraId="01F4B4B9" w14:textId="77777777" w:rsidR="007B07CC" w:rsidRPr="00977642" w:rsidRDefault="007B07CC">
      <w:pPr>
        <w:spacing w:before="0" w:line="240" w:lineRule="auto"/>
        <w:ind w:firstLine="0"/>
        <w:jc w:val="left"/>
      </w:pPr>
      <w:r w:rsidRPr="00977642">
        <w:br w:type="page"/>
      </w:r>
    </w:p>
    <w:p w14:paraId="23C5D794" w14:textId="77777777" w:rsidR="007B07CC" w:rsidRPr="00977642" w:rsidRDefault="007A4B14" w:rsidP="00B436EF">
      <w:pPr>
        <w:pStyle w:val="u2"/>
      </w:pPr>
      <w:bookmarkStart w:id="69" w:name="_Toc474850002"/>
      <w:r w:rsidRPr="00977642">
        <w:lastRenderedPageBreak/>
        <w:t>D</w:t>
      </w:r>
      <w:r w:rsidR="001C2249" w:rsidRPr="00977642">
        <w:t>NS</w:t>
      </w:r>
      <w:bookmarkEnd w:id="69"/>
    </w:p>
    <w:p w14:paraId="77EC0F59" w14:textId="77777777" w:rsidR="00D331E1" w:rsidRPr="00977642" w:rsidRDefault="00D331E1" w:rsidP="00D331E1"/>
    <w:p w14:paraId="3615BE39" w14:textId="401C23A8" w:rsidR="00934C72" w:rsidRPr="00977642" w:rsidRDefault="00934C72" w:rsidP="00934C72">
      <w:r w:rsidRPr="00977642">
        <w:t>Systém názvov domén alebo systém mien domén</w:t>
      </w:r>
      <w:ins w:id="70" w:author="Pavel Segec" w:date="2017-02-15T15:21:00Z">
        <w:r w:rsidR="00977642">
          <w:t>,</w:t>
        </w:r>
      </w:ins>
      <w:r w:rsidRPr="00977642">
        <w:t xml:space="preserve"> alebo systém doménových mien (</w:t>
      </w:r>
      <w:proofErr w:type="spellStart"/>
      <w:r w:rsidRPr="00977642">
        <w:t>Domain</w:t>
      </w:r>
      <w:proofErr w:type="spellEnd"/>
      <w:r w:rsidRPr="00977642">
        <w:t xml:space="preserve"> </w:t>
      </w:r>
      <w:proofErr w:type="spellStart"/>
      <w:r w:rsidRPr="00977642">
        <w:t>Name</w:t>
      </w:r>
      <w:proofErr w:type="spellEnd"/>
      <w:r w:rsidRPr="00977642">
        <w:t xml:space="preserve"> </w:t>
      </w:r>
      <w:proofErr w:type="spellStart"/>
      <w:r w:rsidRPr="00977642">
        <w:t>System</w:t>
      </w:r>
      <w:proofErr w:type="spellEnd"/>
      <w:r w:rsidRPr="00977642">
        <w:t>), skr. DNS, je systém, ktorý ukladá prístup k informácii o názve stroja (</w:t>
      </w:r>
      <w:proofErr w:type="spellStart"/>
      <w:r w:rsidRPr="00977642">
        <w:t>hostname</w:t>
      </w:r>
      <w:proofErr w:type="spellEnd"/>
      <w:r w:rsidRPr="00977642">
        <w:t>) a názve domény v istej distribuovanej databáze v počítačových sieťach ako internet. Najdôležitejšie je, že poskytuje mechanizmus získania IP adresy pre každé meno stroja (</w:t>
      </w:r>
      <w:proofErr w:type="spellStart"/>
      <w:r w:rsidRPr="00977642">
        <w:t>lookup</w:t>
      </w:r>
      <w:proofErr w:type="spellEnd"/>
      <w:r w:rsidRPr="00977642">
        <w:t>) a naopak (</w:t>
      </w:r>
      <w:proofErr w:type="spellStart"/>
      <w:r w:rsidRPr="00977642">
        <w:t>reverse</w:t>
      </w:r>
      <w:proofErr w:type="spellEnd"/>
      <w:r w:rsidRPr="00977642">
        <w:t>), a uvádza poštové servery (MX záznam) akceptujúce poštu pre danú doménu.</w:t>
      </w:r>
    </w:p>
    <w:p w14:paraId="7B2F51F7" w14:textId="77777777" w:rsidR="00934C72" w:rsidRPr="00977642" w:rsidRDefault="00934C72" w:rsidP="00BD3604">
      <w:r w:rsidRPr="00977642">
        <w:t>DNS poskytuje na internete všeobecne dôležitú službu, pretože kým počítače a sieťový hardvér pracujú s IP adresami, ľudia si vo všeobecnosti ľahšie pamätajú mená strojov a domén pri použití napr. v URL a e-mailovej adrese (obzvlášť nepríjemné by to bolo pri IPv6 adrese). DNS tak tvorí prostredníka medzi potrebami človeka a softvéru.</w:t>
      </w:r>
    </w:p>
    <w:p w14:paraId="616878F3" w14:textId="77777777" w:rsidR="00D331E1" w:rsidRPr="00977642" w:rsidRDefault="00D331E1" w:rsidP="009815F0">
      <w:r w:rsidRPr="00977642">
        <w:t xml:space="preserve">V rámci našej doménovej zóny „sos3.local“ sme si museli nastaviť dva DNS servery: </w:t>
      </w:r>
      <w:proofErr w:type="spellStart"/>
      <w:r w:rsidRPr="00977642">
        <w:t>Master</w:t>
      </w:r>
      <w:proofErr w:type="spellEnd"/>
      <w:r w:rsidRPr="00977642">
        <w:t xml:space="preserve"> (S1) a </w:t>
      </w:r>
      <w:proofErr w:type="spellStart"/>
      <w:r w:rsidRPr="00977642">
        <w:t>Slave</w:t>
      </w:r>
      <w:proofErr w:type="spellEnd"/>
      <w:r w:rsidRPr="00977642">
        <w:t xml:space="preserve"> (S2). </w:t>
      </w:r>
      <w:proofErr w:type="spellStart"/>
      <w:r w:rsidRPr="00977642">
        <w:t>Slave</w:t>
      </w:r>
      <w:proofErr w:type="spellEnd"/>
      <w:r w:rsidRPr="00977642">
        <w:t xml:space="preserve"> zrkadlí hlavný DNS server a v prípade poruchy ho zastúpi. Keďže si </w:t>
      </w:r>
      <w:proofErr w:type="spellStart"/>
      <w:r w:rsidRPr="00977642">
        <w:t>Slave</w:t>
      </w:r>
      <w:proofErr w:type="spellEnd"/>
      <w:r w:rsidRPr="00977642">
        <w:t xml:space="preserve"> DNS server všetko stiahne z </w:t>
      </w:r>
      <w:proofErr w:type="spellStart"/>
      <w:r w:rsidRPr="00977642">
        <w:t>Master</w:t>
      </w:r>
      <w:proofErr w:type="spellEnd"/>
      <w:r w:rsidRPr="00977642">
        <w:t xml:space="preserve"> DNS servera, netreba ho primárne konfigurovať, ale stačí mu  nastaviť „</w:t>
      </w:r>
      <w:proofErr w:type="spellStart"/>
      <w:r w:rsidRPr="00977642">
        <w:t>allow</w:t>
      </w:r>
      <w:proofErr w:type="spellEnd"/>
      <w:r w:rsidRPr="00977642">
        <w:t xml:space="preserve">-transfer“ na privátnu IP </w:t>
      </w:r>
      <w:proofErr w:type="spellStart"/>
      <w:r w:rsidRPr="00977642">
        <w:t>Master</w:t>
      </w:r>
      <w:proofErr w:type="spellEnd"/>
      <w:r w:rsidRPr="00977642">
        <w:t xml:space="preserve"> DNS.</w:t>
      </w:r>
    </w:p>
    <w:p w14:paraId="7FF4E4CE" w14:textId="77777777" w:rsidR="009E2DAA" w:rsidRPr="00977642" w:rsidRDefault="00793FF7" w:rsidP="009815F0">
      <w:r w:rsidRPr="00977642">
        <w:t xml:space="preserve">Na obidva servery </w:t>
      </w:r>
      <w:r w:rsidR="009E2DAA" w:rsidRPr="00977642">
        <w:t>sme nainštalovali DNS server a nástroje na overenie jeho funkčnosti príkazom „</w:t>
      </w:r>
      <w:proofErr w:type="spellStart"/>
      <w:r w:rsidR="009E2DAA" w:rsidRPr="00977642">
        <w:t>apt</w:t>
      </w:r>
      <w:proofErr w:type="spellEnd"/>
      <w:r w:rsidR="009E2DAA" w:rsidRPr="00977642">
        <w:t xml:space="preserve">-get </w:t>
      </w:r>
      <w:proofErr w:type="spellStart"/>
      <w:r w:rsidR="009E2DAA" w:rsidRPr="00977642">
        <w:t>install</w:t>
      </w:r>
      <w:proofErr w:type="spellEnd"/>
      <w:r w:rsidR="009E2DAA" w:rsidRPr="00977642">
        <w:t xml:space="preserve"> bind9 bind9utils </w:t>
      </w:r>
      <w:proofErr w:type="spellStart"/>
      <w:r w:rsidR="009E2DAA" w:rsidRPr="00977642">
        <w:t>dnsutils</w:t>
      </w:r>
      <w:proofErr w:type="spellEnd"/>
      <w:r w:rsidR="009E2DAA" w:rsidRPr="00977642">
        <w:t>“.</w:t>
      </w:r>
    </w:p>
    <w:p w14:paraId="70FAAD91" w14:textId="77777777" w:rsidR="005B1649" w:rsidRPr="00977642" w:rsidRDefault="00793FF7" w:rsidP="005B1649">
      <w:proofErr w:type="spellStart"/>
      <w:r w:rsidRPr="00977642">
        <w:t>Master</w:t>
      </w:r>
      <w:proofErr w:type="spellEnd"/>
      <w:r w:rsidRPr="00977642">
        <w:t xml:space="preserve"> DNS serveru sme upravovali súbory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resolv.conf</w:t>
      </w:r>
      <w:proofErr w:type="spellEnd"/>
      <w:r w:rsidRPr="00977642">
        <w:t>“ (konfigurácia adries DNS serverov),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proofErr w:type="spellStart"/>
      <w:r w:rsidRPr="00977642">
        <w:t>master</w:t>
      </w:r>
      <w:proofErr w:type="spellEnd"/>
      <w:r w:rsidRPr="00977642">
        <w:t>/db.sos3.local“ (</w:t>
      </w:r>
      <w:proofErr w:type="spellStart"/>
      <w:r w:rsidRPr="00977642">
        <w:t>view</w:t>
      </w:r>
      <w:proofErr w:type="spellEnd"/>
      <w:r w:rsidRPr="00977642">
        <w:t>-lokálny),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proofErr w:type="spellStart"/>
      <w:r w:rsidRPr="00977642">
        <w:t>master</w:t>
      </w:r>
      <w:proofErr w:type="spellEnd"/>
      <w:r w:rsidRPr="00977642">
        <w:t>/db.sos3.external“ (</w:t>
      </w:r>
      <w:proofErr w:type="spellStart"/>
      <w:r w:rsidRPr="00977642">
        <w:t>view</w:t>
      </w:r>
      <w:proofErr w:type="spellEnd"/>
      <w:r w:rsidRPr="00977642">
        <w:t>-verejný),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commentRangeStart w:id="71"/>
      <w:proofErr w:type="spellStart"/>
      <w:r w:rsidRPr="00977642">
        <w:t>named.conf.local</w:t>
      </w:r>
      <w:proofErr w:type="spellEnd"/>
      <w:r w:rsidRPr="00977642">
        <w:t xml:space="preserve">“ (definovanie lokálnych a verejných DNS </w:t>
      </w:r>
      <w:proofErr w:type="spellStart"/>
      <w:r w:rsidRPr="00977642">
        <w:t>View</w:t>
      </w:r>
      <w:proofErr w:type="spellEnd"/>
      <w:r w:rsidRPr="00977642">
        <w:t>).</w:t>
      </w:r>
      <w:r w:rsidR="00DC0318" w:rsidRPr="00977642">
        <w:t xml:space="preserve"> Obsah súboru „/</w:t>
      </w:r>
      <w:proofErr w:type="spellStart"/>
      <w:r w:rsidR="00DC0318" w:rsidRPr="00977642">
        <w:t>etc</w:t>
      </w:r>
      <w:proofErr w:type="spellEnd"/>
      <w:r w:rsidR="00DC0318" w:rsidRPr="00977642">
        <w:t>/</w:t>
      </w:r>
      <w:proofErr w:type="spellStart"/>
      <w:r w:rsidR="00DC0318" w:rsidRPr="00977642">
        <w:t>resolv.con</w:t>
      </w:r>
      <w:commentRangeEnd w:id="71"/>
      <w:r w:rsidR="00F939C3">
        <w:rPr>
          <w:rStyle w:val="Odkaznakomentr"/>
        </w:rPr>
        <w:commentReference w:id="71"/>
      </w:r>
      <w:r w:rsidR="00DC0318" w:rsidRPr="00977642">
        <w:t>f</w:t>
      </w:r>
      <w:proofErr w:type="spellEnd"/>
      <w:r w:rsidR="00DC0318" w:rsidRPr="00977642">
        <w:t>“ je uvedený nižšie.</w:t>
      </w:r>
    </w:p>
    <w:p w14:paraId="5BE181E5" w14:textId="77777777" w:rsidR="00DC0318" w:rsidRPr="00977642" w:rsidRDefault="00DC0318" w:rsidP="00DC0318">
      <w:pPr>
        <w:pStyle w:val="kod"/>
      </w:pPr>
      <w:proofErr w:type="spellStart"/>
      <w:r w:rsidRPr="00977642">
        <w:t>domain</w:t>
      </w:r>
      <w:proofErr w:type="spellEnd"/>
      <w:r w:rsidRPr="00977642">
        <w:t xml:space="preserve"> sos3.local</w:t>
      </w:r>
    </w:p>
    <w:p w14:paraId="75410F85" w14:textId="77777777" w:rsidR="00DC0318" w:rsidRPr="00977642" w:rsidRDefault="00DC0318" w:rsidP="00DC0318">
      <w:pPr>
        <w:pStyle w:val="kod"/>
      </w:pPr>
      <w:proofErr w:type="spellStart"/>
      <w:r w:rsidRPr="00977642">
        <w:t>nameserver</w:t>
      </w:r>
      <w:proofErr w:type="spellEnd"/>
      <w:r w:rsidRPr="00977642">
        <w:t xml:space="preserve"> 192.168.0.2</w:t>
      </w:r>
    </w:p>
    <w:p w14:paraId="5BFD5FA5" w14:textId="77777777" w:rsidR="00DC0318" w:rsidRPr="00977642" w:rsidRDefault="00DC0318" w:rsidP="00DC0318">
      <w:pPr>
        <w:pStyle w:val="kod"/>
      </w:pPr>
      <w:proofErr w:type="spellStart"/>
      <w:r w:rsidRPr="00977642">
        <w:t>nameserver</w:t>
      </w:r>
      <w:proofErr w:type="spellEnd"/>
      <w:r w:rsidRPr="00977642">
        <w:t xml:space="preserve"> 192.168.0.3</w:t>
      </w:r>
    </w:p>
    <w:p w14:paraId="224B2060" w14:textId="77777777" w:rsidR="00DC0318" w:rsidRPr="00977642" w:rsidRDefault="00DC0318" w:rsidP="00DC0318">
      <w:pPr>
        <w:pStyle w:val="kod"/>
      </w:pPr>
    </w:p>
    <w:p w14:paraId="3725B7C6" w14:textId="77777777" w:rsidR="009E2DAA" w:rsidRPr="00977642" w:rsidRDefault="009E2DAA" w:rsidP="009815F0">
      <w:r w:rsidRPr="00977642">
        <w:t>V adresári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“ na S1 sme vytvorili adresár „</w:t>
      </w:r>
      <w:proofErr w:type="spellStart"/>
      <w:r w:rsidR="00E83695" w:rsidRPr="00977642">
        <w:t>master</w:t>
      </w:r>
      <w:proofErr w:type="spellEnd"/>
      <w:r w:rsidRPr="00977642">
        <w:t>“</w:t>
      </w:r>
      <w:r w:rsidR="00E83695" w:rsidRPr="00977642">
        <w:t>, do ktorého sme ukladali zónové súbory pre DNS.</w:t>
      </w:r>
    </w:p>
    <w:p w14:paraId="3D0809E9" w14:textId="77777777" w:rsidR="008B7337" w:rsidRPr="00977642" w:rsidRDefault="008B7337" w:rsidP="009815F0">
      <w:proofErr w:type="spellStart"/>
      <w:r w:rsidRPr="00977642">
        <w:t>Viewy</w:t>
      </w:r>
      <w:proofErr w:type="spellEnd"/>
      <w:r w:rsidRPr="00977642">
        <w:t xml:space="preserve"> sme nastavovali na </w:t>
      </w:r>
      <w:proofErr w:type="spellStart"/>
      <w:r w:rsidRPr="00977642">
        <w:t>Master</w:t>
      </w:r>
      <w:proofErr w:type="spellEnd"/>
      <w:r w:rsidRPr="00977642">
        <w:t xml:space="preserve">  DNS serveri súbormi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proofErr w:type="spellStart"/>
      <w:r w:rsidRPr="00977642">
        <w:t>named.conf.local</w:t>
      </w:r>
      <w:proofErr w:type="spellEnd"/>
      <w:r w:rsidRPr="00977642">
        <w:t>“,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commentRangeStart w:id="72"/>
      <w:proofErr w:type="spellStart"/>
      <w:r w:rsidRPr="00977642">
        <w:t>master</w:t>
      </w:r>
      <w:proofErr w:type="spellEnd"/>
      <w:r w:rsidRPr="00977642">
        <w:t>/db.sos3.local“,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proofErr w:type="spellStart"/>
      <w:r w:rsidRPr="00977642">
        <w:t>master</w:t>
      </w:r>
      <w:proofErr w:type="spellEnd"/>
      <w:r w:rsidRPr="00977642">
        <w:t>/db.sos3.external“</w:t>
      </w:r>
      <w:r w:rsidR="001B342A" w:rsidRPr="00977642">
        <w:t xml:space="preserve">. Pri </w:t>
      </w:r>
      <w:proofErr w:type="spellStart"/>
      <w:r w:rsidR="001B342A" w:rsidRPr="00977642">
        <w:t>dotazovaní</w:t>
      </w:r>
      <w:proofErr w:type="spellEnd"/>
      <w:r w:rsidR="001B342A" w:rsidRPr="00977642">
        <w:t xml:space="preserve"> na doménové meno nášho DNS zvnútra sa použijú privátne </w:t>
      </w:r>
      <w:proofErr w:type="spellStart"/>
      <w:r w:rsidR="001B342A" w:rsidRPr="00977642">
        <w:t>adersy</w:t>
      </w:r>
      <w:proofErr w:type="spellEnd"/>
      <w:r w:rsidR="001B342A" w:rsidRPr="00977642">
        <w:t xml:space="preserve"> DNS serverov zo súboru „/</w:t>
      </w:r>
      <w:proofErr w:type="spellStart"/>
      <w:r w:rsidR="001B342A" w:rsidRPr="00977642">
        <w:t>etc</w:t>
      </w:r>
      <w:proofErr w:type="spellEnd"/>
      <w:r w:rsidR="001B342A" w:rsidRPr="00977642">
        <w:t>/</w:t>
      </w:r>
      <w:proofErr w:type="spellStart"/>
      <w:r w:rsidR="001B342A" w:rsidRPr="00977642">
        <w:t>bind</w:t>
      </w:r>
      <w:proofErr w:type="spellEnd"/>
      <w:r w:rsidR="001B342A" w:rsidRPr="00977642">
        <w:t>/</w:t>
      </w:r>
      <w:proofErr w:type="spellStart"/>
      <w:r w:rsidR="001B342A" w:rsidRPr="00977642">
        <w:t>master</w:t>
      </w:r>
      <w:proofErr w:type="spellEnd"/>
      <w:r w:rsidR="001B342A" w:rsidRPr="00977642">
        <w:t xml:space="preserve">/db.sos3.local“. </w:t>
      </w:r>
      <w:commentRangeEnd w:id="72"/>
      <w:r w:rsidR="00977642">
        <w:rPr>
          <w:rStyle w:val="Odkaznakomentr"/>
        </w:rPr>
        <w:commentReference w:id="72"/>
      </w:r>
      <w:r w:rsidR="001B342A" w:rsidRPr="00977642">
        <w:t xml:space="preserve">Pri </w:t>
      </w:r>
      <w:proofErr w:type="spellStart"/>
      <w:r w:rsidR="001B342A" w:rsidRPr="00977642">
        <w:t>dotazovaní</w:t>
      </w:r>
      <w:proofErr w:type="spellEnd"/>
      <w:r w:rsidR="001B342A" w:rsidRPr="00977642">
        <w:t xml:space="preserve"> na doménové meno nášho DNS zvonku sa </w:t>
      </w:r>
      <w:r w:rsidR="001B342A" w:rsidRPr="00977642">
        <w:lastRenderedPageBreak/>
        <w:t xml:space="preserve">použijú verejné </w:t>
      </w:r>
      <w:proofErr w:type="spellStart"/>
      <w:r w:rsidR="001B342A" w:rsidRPr="00977642">
        <w:t>adersy</w:t>
      </w:r>
      <w:proofErr w:type="spellEnd"/>
      <w:r w:rsidR="001B342A" w:rsidRPr="00977642">
        <w:t xml:space="preserve"> DNS serverov zo súboru „/</w:t>
      </w:r>
      <w:proofErr w:type="spellStart"/>
      <w:r w:rsidR="001B342A" w:rsidRPr="00977642">
        <w:t>etc</w:t>
      </w:r>
      <w:proofErr w:type="spellEnd"/>
      <w:r w:rsidR="001B342A" w:rsidRPr="00977642">
        <w:t>/</w:t>
      </w:r>
      <w:proofErr w:type="spellStart"/>
      <w:r w:rsidR="001B342A" w:rsidRPr="00977642">
        <w:t>bind</w:t>
      </w:r>
      <w:proofErr w:type="spellEnd"/>
      <w:r w:rsidR="001B342A" w:rsidRPr="00977642">
        <w:t>/</w:t>
      </w:r>
      <w:proofErr w:type="spellStart"/>
      <w:r w:rsidR="001B342A" w:rsidRPr="00977642">
        <w:t>master</w:t>
      </w:r>
      <w:proofErr w:type="spellEnd"/>
      <w:r w:rsidR="001B342A" w:rsidRPr="00977642">
        <w:t>/db.sos3.external“.</w:t>
      </w:r>
      <w:r w:rsidR="005F075D" w:rsidRPr="00977642">
        <w:t xml:space="preserve"> O tom, aký súbor sa použije, rozhoduje súbor „/</w:t>
      </w:r>
      <w:proofErr w:type="spellStart"/>
      <w:r w:rsidR="005F075D" w:rsidRPr="00977642">
        <w:t>etc</w:t>
      </w:r>
      <w:proofErr w:type="spellEnd"/>
      <w:r w:rsidR="005F075D" w:rsidRPr="00977642">
        <w:t>/</w:t>
      </w:r>
      <w:proofErr w:type="spellStart"/>
      <w:r w:rsidR="005F075D" w:rsidRPr="00977642">
        <w:t>bind</w:t>
      </w:r>
      <w:proofErr w:type="spellEnd"/>
      <w:r w:rsidR="005F075D" w:rsidRPr="00977642">
        <w:t>/</w:t>
      </w:r>
      <w:proofErr w:type="spellStart"/>
      <w:r w:rsidR="005F075D" w:rsidRPr="00977642">
        <w:t>named.conf.local</w:t>
      </w:r>
      <w:proofErr w:type="spellEnd"/>
      <w:r w:rsidR="005F075D" w:rsidRPr="00977642">
        <w:t>“</w:t>
      </w:r>
    </w:p>
    <w:p w14:paraId="78710775" w14:textId="77777777" w:rsidR="009E2DAA" w:rsidRPr="00977642" w:rsidRDefault="009E2DAA" w:rsidP="009815F0">
      <w:r w:rsidRPr="00977642">
        <w:t>Počítače v lokálnej sieti sa dokážu</w:t>
      </w:r>
      <w:r w:rsidR="00000939" w:rsidRPr="00977642">
        <w:t xml:space="preserve"> </w:t>
      </w:r>
      <w:proofErr w:type="spellStart"/>
      <w:r w:rsidR="00000939" w:rsidRPr="00977642">
        <w:t>navzájom</w:t>
      </w:r>
      <w:r w:rsidRPr="00977642">
        <w:t>pingať</w:t>
      </w:r>
      <w:proofErr w:type="spellEnd"/>
      <w:r w:rsidRPr="00977642">
        <w:t xml:space="preserve"> pomocou svojich </w:t>
      </w:r>
      <w:proofErr w:type="spellStart"/>
      <w:r w:rsidRPr="00977642">
        <w:t>hostname</w:t>
      </w:r>
      <w:proofErr w:type="spellEnd"/>
      <w:r w:rsidRPr="00977642">
        <w:t xml:space="preserve">. Preklad </w:t>
      </w:r>
      <w:proofErr w:type="spellStart"/>
      <w:r w:rsidRPr="00977642">
        <w:t>hostname</w:t>
      </w:r>
      <w:proofErr w:type="spellEnd"/>
      <w:r w:rsidRPr="00977642">
        <w:t xml:space="preserve"> názvov na IP adresy je definovaný v súbore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bind</w:t>
      </w:r>
      <w:proofErr w:type="spellEnd"/>
      <w:r w:rsidRPr="00977642">
        <w:t>/</w:t>
      </w:r>
      <w:proofErr w:type="spellStart"/>
      <w:r w:rsidRPr="00977642">
        <w:t>master</w:t>
      </w:r>
      <w:proofErr w:type="spellEnd"/>
      <w:r w:rsidRPr="00977642">
        <w:t>/db.sos3.local“</w:t>
      </w:r>
    </w:p>
    <w:p w14:paraId="23380F36" w14:textId="77777777" w:rsidR="002A64D2" w:rsidRPr="00977642" w:rsidRDefault="002A64D2" w:rsidP="009815F0">
      <w:r w:rsidRPr="00977642">
        <w:t xml:space="preserve">Firewall bol nakonfigurovaný tak, aby prepúšťal DNS požiadavky na lokálnej sieti, a tiež aby prepúšťal požiadavky z internetu na obidva DNS servery </w:t>
      </w:r>
      <w:proofErr w:type="spellStart"/>
      <w:r w:rsidRPr="00977642">
        <w:t>t.j</w:t>
      </w:r>
      <w:proofErr w:type="spellEnd"/>
      <w:r w:rsidRPr="00977642">
        <w:t>. aby boli obidva DNS servery viditeľné zvonku</w:t>
      </w:r>
      <w:r w:rsidR="00B32EB8" w:rsidRPr="00977642">
        <w:t xml:space="preserve"> (PREROUTING)</w:t>
      </w:r>
      <w:r w:rsidRPr="00977642">
        <w:t>.</w:t>
      </w:r>
      <w:r w:rsidR="00823A02" w:rsidRPr="00977642">
        <w:t xml:space="preserve"> Záznamy pre DNS sú pre obidve verejné IP adresy pre </w:t>
      </w:r>
      <w:proofErr w:type="spellStart"/>
      <w:r w:rsidR="00823A02" w:rsidRPr="00977642">
        <w:t>udp</w:t>
      </w:r>
      <w:proofErr w:type="spellEnd"/>
      <w:r w:rsidR="00823A02" w:rsidRPr="00977642">
        <w:t xml:space="preserve"> aj </w:t>
      </w:r>
      <w:proofErr w:type="spellStart"/>
      <w:r w:rsidR="00823A02" w:rsidRPr="00977642">
        <w:t>tc</w:t>
      </w:r>
      <w:r w:rsidR="009815F0" w:rsidRPr="00977642">
        <w:t>p</w:t>
      </w:r>
      <w:proofErr w:type="spellEnd"/>
      <w:r w:rsidR="009815F0" w:rsidRPr="00977642">
        <w:t xml:space="preserve"> port 53 (zdrojový aj cieľový).</w:t>
      </w:r>
    </w:p>
    <w:p w14:paraId="38AC6043" w14:textId="77777777" w:rsidR="002A64D2" w:rsidRPr="00977642" w:rsidRDefault="00E83695" w:rsidP="009815F0">
      <w:r w:rsidRPr="00977642">
        <w:t>V prípade, že sa vyskytli problémy, skúšali sme vypnúť firewall</w:t>
      </w:r>
      <w:r w:rsidR="00823A02" w:rsidRPr="00977642">
        <w:t xml:space="preserve">, </w:t>
      </w:r>
      <w:r w:rsidRPr="00977642">
        <w:t xml:space="preserve">kontrolovali sme konfiguračné súbory </w:t>
      </w:r>
      <w:proofErr w:type="spellStart"/>
      <w:r w:rsidRPr="00977642">
        <w:t>Master</w:t>
      </w:r>
      <w:proofErr w:type="spellEnd"/>
      <w:r w:rsidRPr="00977642">
        <w:t xml:space="preserve"> DNS servera príkazmi „</w:t>
      </w:r>
      <w:proofErr w:type="spellStart"/>
      <w:r w:rsidRPr="00977642">
        <w:t>named-checkconf</w:t>
      </w:r>
      <w:proofErr w:type="spellEnd"/>
      <w:r w:rsidRPr="00977642">
        <w:t>“ a „</w:t>
      </w:r>
      <w:proofErr w:type="spellStart"/>
      <w:r w:rsidRPr="00977642">
        <w:t>named-checkzone</w:t>
      </w:r>
      <w:proofErr w:type="spellEnd"/>
      <w:r w:rsidRPr="00977642">
        <w:t>“</w:t>
      </w:r>
      <w:r w:rsidR="00823A02" w:rsidRPr="00977642">
        <w:t xml:space="preserve"> a príkazom „</w:t>
      </w:r>
      <w:proofErr w:type="spellStart"/>
      <w:r w:rsidR="00823A02" w:rsidRPr="00977642">
        <w:t>tcpdump</w:t>
      </w:r>
      <w:proofErr w:type="spellEnd"/>
      <w:r w:rsidR="00823A02" w:rsidRPr="00977642">
        <w:t>“ sme monitorovali prenášané správy.</w:t>
      </w:r>
      <w:r w:rsidR="00793FF7" w:rsidRPr="00977642">
        <w:t xml:space="preserve"> Pri každej zmene konfiguračných súborov bolo treba reštartovať bind9 / </w:t>
      </w:r>
      <w:proofErr w:type="spellStart"/>
      <w:r w:rsidR="00793FF7" w:rsidRPr="00977642">
        <w:t>isc</w:t>
      </w:r>
      <w:proofErr w:type="spellEnd"/>
      <w:r w:rsidR="00793FF7" w:rsidRPr="00977642">
        <w:t>-</w:t>
      </w:r>
      <w:proofErr w:type="spellStart"/>
      <w:r w:rsidR="00793FF7" w:rsidRPr="00977642">
        <w:t>dhcp</w:t>
      </w:r>
      <w:proofErr w:type="spellEnd"/>
      <w:r w:rsidR="00793FF7" w:rsidRPr="00977642">
        <w:t>-server / interface.</w:t>
      </w:r>
    </w:p>
    <w:p w14:paraId="47F5B56B" w14:textId="77777777" w:rsidR="00DF71B0" w:rsidRPr="00977642" w:rsidRDefault="00DF71B0" w:rsidP="009815F0">
      <w:r w:rsidRPr="00977642">
        <w:t>Zdroje</w:t>
      </w:r>
      <w:r w:rsidR="007863EE" w:rsidRPr="00977642">
        <w:t>:</w:t>
      </w:r>
    </w:p>
    <w:p w14:paraId="383DA3DC" w14:textId="77777777" w:rsidR="00DF71B0" w:rsidRPr="00977642" w:rsidRDefault="00494930" w:rsidP="007B07CC">
      <w:hyperlink r:id="rId16" w:history="1">
        <w:r w:rsidR="00E25737" w:rsidRPr="00977642">
          <w:rPr>
            <w:rStyle w:val="Hypertextovprepojenie"/>
          </w:rPr>
          <w:t>https://www.howtoforge.com/two_in_one_dns_bind9_views</w:t>
        </w:r>
      </w:hyperlink>
    </w:p>
    <w:p w14:paraId="2FC40E88" w14:textId="77777777" w:rsidR="00DF6EE4" w:rsidRPr="00977642" w:rsidRDefault="00DF6EE4" w:rsidP="007B07CC"/>
    <w:p w14:paraId="0F6E488F" w14:textId="77777777" w:rsidR="00DF6EE4" w:rsidRPr="00977642" w:rsidRDefault="00DF6EE4" w:rsidP="00DF6EE4">
      <w:pPr>
        <w:keepNext/>
        <w:ind w:firstLine="0"/>
      </w:pPr>
      <w:r w:rsidRPr="00977642">
        <w:rPr>
          <w:color w:val="0000FF"/>
          <w:u w:val="single"/>
          <w:lang w:eastAsia="sk-SK"/>
        </w:rPr>
        <w:drawing>
          <wp:inline distT="0" distB="0" distL="0" distR="0" wp14:anchorId="2604CB72" wp14:editId="20FD892A">
            <wp:extent cx="5566265" cy="3093057"/>
            <wp:effectExtent l="19050" t="0" r="0" b="0"/>
            <wp:docPr id="30" name="Picture 21" descr="C:\Users\Andrej\Downloads\sosko\master.loc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j\Downloads\sosko\master.local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86" cy="309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23E90" w14:textId="77777777" w:rsidR="00DF6EE4" w:rsidRPr="00977642" w:rsidRDefault="00DF6EE4" w:rsidP="00DF6EE4">
      <w:pPr>
        <w:pStyle w:val="Popis"/>
      </w:pPr>
      <w:bookmarkStart w:id="73" w:name="_Toc474845503"/>
      <w:r w:rsidRPr="00977642">
        <w:t xml:space="preserve">Obrázok </w:t>
      </w:r>
      <w:fldSimple w:instr=" SEQ Obrázok \* ARABIC ">
        <w:r w:rsidR="00204B25" w:rsidRPr="00977642">
          <w:t>2</w:t>
        </w:r>
      </w:fldSimple>
      <w:r w:rsidR="006A21A5" w:rsidRPr="00977642">
        <w:t xml:space="preserve"> – db.sos3.local</w:t>
      </w:r>
      <w:bookmarkEnd w:id="73"/>
    </w:p>
    <w:p w14:paraId="4686DF06" w14:textId="77777777" w:rsidR="00DF6EE4" w:rsidRPr="00977642" w:rsidRDefault="00DF6EE4" w:rsidP="00DF6EE4">
      <w:pPr>
        <w:keepNext/>
        <w:ind w:firstLine="0"/>
      </w:pPr>
      <w:r w:rsidRPr="00977642">
        <w:rPr>
          <w:color w:val="0000FF"/>
          <w:u w:val="single"/>
          <w:lang w:eastAsia="sk-SK"/>
        </w:rPr>
        <w:lastRenderedPageBreak/>
        <w:drawing>
          <wp:inline distT="0" distB="0" distL="0" distR="0" wp14:anchorId="3983E54D" wp14:editId="14009B09">
            <wp:extent cx="5562766" cy="3087680"/>
            <wp:effectExtent l="19050" t="0" r="0" b="0"/>
            <wp:docPr id="29" name="Picture 20" descr="C:\Users\Andrej\Downloads\sosko\master.exter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drej\Downloads\sosko\master.external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42" cy="30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6B24F" w14:textId="77777777" w:rsidR="00DF6EE4" w:rsidRPr="00977642" w:rsidRDefault="00DF6EE4" w:rsidP="00DF6EE4">
      <w:pPr>
        <w:pStyle w:val="Popis"/>
      </w:pPr>
      <w:bookmarkStart w:id="74" w:name="_Toc474845504"/>
      <w:r w:rsidRPr="00977642">
        <w:t xml:space="preserve">Obrázok </w:t>
      </w:r>
      <w:fldSimple w:instr=" SEQ Obrázok \* ARABIC ">
        <w:r w:rsidR="00204B25" w:rsidRPr="00977642">
          <w:t>3</w:t>
        </w:r>
      </w:fldSimple>
      <w:r w:rsidR="006A21A5" w:rsidRPr="00977642">
        <w:t xml:space="preserve"> – db.sos3.external</w:t>
      </w:r>
      <w:bookmarkEnd w:id="74"/>
    </w:p>
    <w:p w14:paraId="4A936554" w14:textId="77777777" w:rsidR="00DF6EE4" w:rsidRPr="00977642" w:rsidRDefault="00DF6EE4" w:rsidP="00DF6EE4">
      <w:pPr>
        <w:keepNext/>
        <w:ind w:firstLine="0"/>
      </w:pPr>
      <w:r w:rsidRPr="00977642">
        <w:rPr>
          <w:color w:val="0000FF"/>
          <w:u w:val="single"/>
          <w:lang w:eastAsia="sk-SK"/>
        </w:rPr>
        <w:drawing>
          <wp:inline distT="0" distB="0" distL="0" distR="0" wp14:anchorId="7648567F" wp14:editId="502B491C">
            <wp:extent cx="5572454" cy="3093058"/>
            <wp:effectExtent l="19050" t="0" r="9196" b="0"/>
            <wp:docPr id="28" name="Picture 19" descr="C:\Users\Andrej\Downloads\sosko\named.op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ej\Downloads\sosko\named.options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77" cy="309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31F2F" w14:textId="77777777" w:rsidR="00DF6EE4" w:rsidRPr="00977642" w:rsidRDefault="00DF6EE4" w:rsidP="00DF6EE4">
      <w:pPr>
        <w:pStyle w:val="Popis"/>
        <w:rPr>
          <w:rStyle w:val="Hypertextovprepojenie"/>
        </w:rPr>
      </w:pPr>
      <w:bookmarkStart w:id="75" w:name="_Toc474845505"/>
      <w:r w:rsidRPr="00977642">
        <w:t xml:space="preserve">Obrázok </w:t>
      </w:r>
      <w:fldSimple w:instr=" SEQ Obrázok \* ARABIC ">
        <w:r w:rsidR="00204B25" w:rsidRPr="00977642">
          <w:t>4</w:t>
        </w:r>
      </w:fldSimple>
      <w:r w:rsidR="006A21A5" w:rsidRPr="00977642">
        <w:t xml:space="preserve"> – </w:t>
      </w:r>
      <w:proofErr w:type="spellStart"/>
      <w:r w:rsidR="006A21A5" w:rsidRPr="00977642">
        <w:t>n</w:t>
      </w:r>
      <w:commentRangeStart w:id="76"/>
      <w:r w:rsidR="006A21A5" w:rsidRPr="00977642">
        <w:t>ame</w:t>
      </w:r>
      <w:commentRangeEnd w:id="76"/>
      <w:r w:rsidR="00F939C3">
        <w:rPr>
          <w:rStyle w:val="Odkaznakomentr"/>
          <w:b w:val="0"/>
          <w:bCs w:val="0"/>
        </w:rPr>
        <w:commentReference w:id="76"/>
      </w:r>
      <w:r w:rsidR="006A21A5" w:rsidRPr="00977642">
        <w:t>d.conf.options</w:t>
      </w:r>
      <w:bookmarkEnd w:id="75"/>
      <w:proofErr w:type="spellEnd"/>
    </w:p>
    <w:p w14:paraId="73F0157A" w14:textId="77777777" w:rsidR="00EE62AB" w:rsidRPr="00977642" w:rsidRDefault="00EE62AB" w:rsidP="00EE62AB">
      <w:pPr>
        <w:pStyle w:val="u2"/>
        <w:keepNext/>
        <w:numPr>
          <w:ilvl w:val="0"/>
          <w:numId w:val="0"/>
        </w:numPr>
        <w:ind w:left="357"/>
      </w:pPr>
      <w:bookmarkStart w:id="77" w:name="_Toc474850003"/>
      <w:r w:rsidRPr="00977642">
        <w:rPr>
          <w:lang w:eastAsia="sk-SK"/>
        </w:rPr>
        <w:lastRenderedPageBreak/>
        <w:drawing>
          <wp:inline distT="0" distB="0" distL="0" distR="0" wp14:anchorId="27A0A47E" wp14:editId="58D35023">
            <wp:extent cx="5574030" cy="3100705"/>
            <wp:effectExtent l="19050" t="0" r="7620" b="0"/>
            <wp:docPr id="35" name="Picture 26" descr="C:\Users\Andrej\Downloads\sosko\view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drej\Downloads\sosko\views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 w14:paraId="5C74ED7E" w14:textId="7456BB45" w:rsidR="00EE62AB" w:rsidRDefault="00EE62AB" w:rsidP="00EE62AB">
      <w:pPr>
        <w:pStyle w:val="Popis"/>
        <w:rPr>
          <w:ins w:id="78" w:author="Pavel Segec" w:date="2017-02-15T15:27:00Z"/>
        </w:rPr>
      </w:pPr>
      <w:bookmarkStart w:id="79" w:name="_Toc474845506"/>
      <w:r w:rsidRPr="00977642">
        <w:t xml:space="preserve">Obrázok </w:t>
      </w:r>
      <w:fldSimple w:instr=" SEQ Obrázok \* ARABIC ">
        <w:r w:rsidR="00204B25" w:rsidRPr="00977642">
          <w:t>5</w:t>
        </w:r>
      </w:fldSimple>
      <w:r w:rsidRPr="00977642">
        <w:t xml:space="preserve"> – </w:t>
      </w:r>
      <w:commentRangeStart w:id="80"/>
      <w:r w:rsidRPr="00977642">
        <w:t>Pohľady</w:t>
      </w:r>
      <w:commentRangeEnd w:id="80"/>
      <w:r w:rsidR="00F939C3">
        <w:rPr>
          <w:rStyle w:val="Odkaznakomentr"/>
          <w:b w:val="0"/>
          <w:bCs w:val="0"/>
        </w:rPr>
        <w:commentReference w:id="80"/>
      </w:r>
      <w:r w:rsidRPr="00977642">
        <w:t xml:space="preserve"> (</w:t>
      </w:r>
      <w:proofErr w:type="spellStart"/>
      <w:r w:rsidRPr="00977642">
        <w:t>V</w:t>
      </w:r>
      <w:commentRangeStart w:id="81"/>
      <w:r w:rsidRPr="00977642">
        <w:t>iew</w:t>
      </w:r>
      <w:commentRangeEnd w:id="81"/>
      <w:r w:rsidR="00F939C3">
        <w:rPr>
          <w:rStyle w:val="Odkaznakomentr"/>
          <w:b w:val="0"/>
          <w:bCs w:val="0"/>
        </w:rPr>
        <w:commentReference w:id="81"/>
      </w:r>
      <w:r w:rsidRPr="00977642">
        <w:t>s</w:t>
      </w:r>
      <w:proofErr w:type="spellEnd"/>
      <w:r w:rsidRPr="00977642">
        <w:t>)</w:t>
      </w:r>
      <w:bookmarkEnd w:id="79"/>
    </w:p>
    <w:p w14:paraId="3E5B2AEC" w14:textId="27148792" w:rsidR="00F939C3" w:rsidRPr="00F939C3" w:rsidRDefault="00F939C3" w:rsidP="00F939C3">
      <w:pPr>
        <w:pStyle w:val="ZPNormalnyText"/>
        <w:pPrChange w:id="82" w:author="Pavel Segec" w:date="2017-02-15T15:27:00Z">
          <w:pPr>
            <w:pStyle w:val="Popis"/>
          </w:pPr>
        </w:pPrChange>
      </w:pPr>
      <w:proofErr w:type="spellStart"/>
      <w:ins w:id="83" w:author="Pavel Segec" w:date="2017-02-15T15:27:00Z">
        <w:r>
          <w:t>Doreobit</w:t>
        </w:r>
        <w:proofErr w:type="spellEnd"/>
        <w:r>
          <w:t xml:space="preserve"> </w:t>
        </w:r>
        <w:proofErr w:type="spellStart"/>
        <w:r>
          <w:t>dns</w:t>
        </w:r>
        <w:proofErr w:type="spellEnd"/>
        <w:r>
          <w:t xml:space="preserve"> popis, nie je </w:t>
        </w:r>
        <w:proofErr w:type="spellStart"/>
        <w:r>
          <w:t>dobry</w:t>
        </w:r>
      </w:ins>
      <w:proofErr w:type="spellEnd"/>
    </w:p>
    <w:p w14:paraId="0CC7E480" w14:textId="77777777" w:rsidR="00EE62AB" w:rsidRPr="00977642" w:rsidRDefault="00EE62AB" w:rsidP="00EE62AB">
      <w:pPr>
        <w:pStyle w:val="u2"/>
        <w:numPr>
          <w:ilvl w:val="0"/>
          <w:numId w:val="0"/>
        </w:numPr>
        <w:ind w:left="357"/>
      </w:pPr>
    </w:p>
    <w:p w14:paraId="6B95C14A" w14:textId="77777777" w:rsidR="00D331E1" w:rsidRPr="00977642" w:rsidRDefault="001C2249" w:rsidP="001C2249">
      <w:pPr>
        <w:pStyle w:val="u2"/>
      </w:pPr>
      <w:bookmarkStart w:id="84" w:name="_Toc474850004"/>
      <w:r w:rsidRPr="00977642">
        <w:t>DHCP</w:t>
      </w:r>
      <w:bookmarkEnd w:id="84"/>
    </w:p>
    <w:p w14:paraId="6B2515F6" w14:textId="42F6BEF0" w:rsidR="001C2249" w:rsidRPr="00977642" w:rsidRDefault="001C2249" w:rsidP="001C2249">
      <w:r w:rsidRPr="00977642">
        <w:t>DHCP server (S2) sme museli upraviť tak, aby prideľoval aj DNS adresy serverov. Súbor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dhcp</w:t>
      </w:r>
      <w:proofErr w:type="spellEnd"/>
      <w:r w:rsidRPr="00977642">
        <w:t>/</w:t>
      </w:r>
      <w:proofErr w:type="spellStart"/>
      <w:r w:rsidRPr="00977642">
        <w:t>dhcpd.conf</w:t>
      </w:r>
      <w:proofErr w:type="spellEnd"/>
      <w:r w:rsidRPr="00977642">
        <w:t>“ na S1 sme upravili tak, že sme doň pridali privátne IP adresy DNS serverov (</w:t>
      </w:r>
      <w:commentRangeStart w:id="85"/>
      <w:proofErr w:type="spellStart"/>
      <w:r w:rsidRPr="00977642">
        <w:t>option</w:t>
      </w:r>
      <w:proofErr w:type="spellEnd"/>
      <w:ins w:id="86" w:author="Pavel Segec" w:date="2017-02-15T15:27:00Z">
        <w:r w:rsidR="00F939C3">
          <w:t xml:space="preserve"> </w:t>
        </w:r>
      </w:ins>
      <w:proofErr w:type="spellStart"/>
      <w:r w:rsidRPr="00977642">
        <w:t>domain-n</w:t>
      </w:r>
      <w:commentRangeEnd w:id="85"/>
      <w:r w:rsidR="00F939C3">
        <w:rPr>
          <w:rStyle w:val="Odkaznakomentr"/>
        </w:rPr>
        <w:commentReference w:id="85"/>
      </w:r>
      <w:r w:rsidRPr="00977642">
        <w:t>ame-servers</w:t>
      </w:r>
      <w:proofErr w:type="spellEnd"/>
      <w:r w:rsidRPr="00977642">
        <w:t>). Do časti pre podsieť sme definovali názvy týchto serverov. Voľbu „</w:t>
      </w:r>
      <w:proofErr w:type="spellStart"/>
      <w:r w:rsidRPr="00977642">
        <w:t>optionhost-name</w:t>
      </w:r>
      <w:proofErr w:type="spellEnd"/>
      <w:r w:rsidRPr="00977642">
        <w:t xml:space="preserve">“ sme zmenili z pôvodného „example.org“ na „sos3.local“. Tým, že sme nastavili DNS server, nemusíme meniť na jednotlivých </w:t>
      </w:r>
      <w:proofErr w:type="spellStart"/>
      <w:r w:rsidRPr="00977642">
        <w:t>hostoch</w:t>
      </w:r>
      <w:proofErr w:type="spellEnd"/>
      <w:r w:rsidRPr="00977642">
        <w:t xml:space="preserve"> súbor „/</w:t>
      </w:r>
      <w:proofErr w:type="spellStart"/>
      <w:r w:rsidRPr="00977642">
        <w:t>etc</w:t>
      </w:r>
      <w:proofErr w:type="spellEnd"/>
      <w:r w:rsidRPr="00977642">
        <w:t>/</w:t>
      </w:r>
      <w:proofErr w:type="spellStart"/>
      <w:r w:rsidRPr="00977642">
        <w:t>resolv.conf</w:t>
      </w:r>
      <w:proofErr w:type="spellEnd"/>
      <w:r w:rsidRPr="00977642">
        <w:t>“</w:t>
      </w:r>
    </w:p>
    <w:p w14:paraId="08C875BB" w14:textId="77777777" w:rsidR="001C2249" w:rsidRPr="00977642" w:rsidRDefault="00BD3604" w:rsidP="00BD3604">
      <w:proofErr w:type="spellStart"/>
      <w:r w:rsidRPr="00977642">
        <w:t>Dynamic</w:t>
      </w:r>
      <w:proofErr w:type="spellEnd"/>
      <w:r w:rsidRPr="00977642">
        <w:t xml:space="preserve"> </w:t>
      </w:r>
      <w:proofErr w:type="spellStart"/>
      <w:r w:rsidRPr="00977642">
        <w:t>Host</w:t>
      </w:r>
      <w:proofErr w:type="spellEnd"/>
      <w:r w:rsidRPr="00977642">
        <w:t xml:space="preserve"> </w:t>
      </w:r>
      <w:proofErr w:type="spellStart"/>
      <w:r w:rsidRPr="00977642">
        <w:t>Configuration</w:t>
      </w:r>
      <w:proofErr w:type="spellEnd"/>
      <w:r w:rsidRPr="00977642">
        <w:t xml:space="preserve"> </w:t>
      </w:r>
      <w:proofErr w:type="spellStart"/>
      <w:r w:rsidRPr="00977642">
        <w:t>Protocol</w:t>
      </w:r>
      <w:proofErr w:type="spellEnd"/>
      <w:r w:rsidRPr="00977642">
        <w:t xml:space="preserve"> (DHCP) je súbor zásad, ktoré využívajú komunikačné zariadenia (počítač, router alebo sieťový adaptér), umožňujúci zariadeniu vyžiadať si a získať IP adresu od servera, ktorý má zoznam adries voľných na </w:t>
      </w:r>
      <w:proofErr w:type="spellStart"/>
      <w:r w:rsidRPr="00977642">
        <w:t>použitie.DHCP</w:t>
      </w:r>
      <w:proofErr w:type="spellEnd"/>
      <w:r w:rsidRPr="00977642">
        <w:t xml:space="preserve"> Server (</w:t>
      </w:r>
      <w:proofErr w:type="spellStart"/>
      <w:r w:rsidRPr="00977642">
        <w:t>Dynamic</w:t>
      </w:r>
      <w:proofErr w:type="spellEnd"/>
      <w:r w:rsidRPr="00977642">
        <w:t xml:space="preserve"> </w:t>
      </w:r>
      <w:proofErr w:type="spellStart"/>
      <w:r w:rsidRPr="00977642">
        <w:t>Host</w:t>
      </w:r>
      <w:proofErr w:type="spellEnd"/>
      <w:r w:rsidRPr="00977642">
        <w:t xml:space="preserve"> </w:t>
      </w:r>
      <w:proofErr w:type="spellStart"/>
      <w:r w:rsidRPr="00977642">
        <w:t>Configuration</w:t>
      </w:r>
      <w:proofErr w:type="spellEnd"/>
      <w:r w:rsidRPr="00977642">
        <w:t xml:space="preserve"> </w:t>
      </w:r>
      <w:proofErr w:type="spellStart"/>
      <w:r w:rsidRPr="00977642">
        <w:t>Protocol</w:t>
      </w:r>
      <w:proofErr w:type="spellEnd"/>
      <w:r w:rsidRPr="00977642">
        <w:t xml:space="preserve">) vykonáva automatické pridelenie IP adries svojim klientom. Môžu to byť akékoľvek systémy, podporujúce DHCP. DHCP je štandardný protokol, môžu ho využívať aj systémy mimo Microsoft. Z Microsoft operačných systémov podporujú funkciu DHCP klienta všetky až na veľmi exotický LAN Manager pre OS / 2.V rámci siete potom máme DHCP Server - prideľujúca adresy a počítače </w:t>
      </w:r>
      <w:r w:rsidRPr="00977642">
        <w:lastRenderedPageBreak/>
        <w:t xml:space="preserve">- ktoré je od neho preberajú (DHCP </w:t>
      </w:r>
      <w:proofErr w:type="spellStart"/>
      <w:r w:rsidRPr="00977642">
        <w:t>Clients</w:t>
      </w:r>
      <w:proofErr w:type="spellEnd"/>
      <w:r w:rsidRPr="00977642">
        <w:t>). V sieti môžu byť aj počítače, ktoré majú tieto adresy nastavené manuálne.</w:t>
      </w:r>
    </w:p>
    <w:p w14:paraId="0D59480D" w14:textId="77777777" w:rsidR="00DF6EE4" w:rsidRPr="00977642" w:rsidRDefault="00DF6EE4" w:rsidP="00DF6EE4">
      <w:pPr>
        <w:keepNext/>
        <w:ind w:firstLine="0"/>
      </w:pPr>
      <w:r w:rsidRPr="00977642">
        <w:rPr>
          <w:lang w:eastAsia="sk-SK"/>
        </w:rPr>
        <w:drawing>
          <wp:inline distT="0" distB="0" distL="0" distR="0" wp14:anchorId="3DB62ACD" wp14:editId="1094DD62">
            <wp:extent cx="5574030" cy="3100705"/>
            <wp:effectExtent l="19050" t="0" r="7620" b="0"/>
            <wp:docPr id="27" name="Picture 18" descr="C:\Users\Andrej\Downloads\sosko\dhc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drej\Downloads\sosko\dhcp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DC848" w14:textId="26896D55" w:rsidR="00DF6EE4" w:rsidRDefault="00DF6EE4" w:rsidP="00DF6EE4">
      <w:pPr>
        <w:pStyle w:val="Popis"/>
        <w:rPr>
          <w:ins w:id="87" w:author="Pavel Segec" w:date="2017-02-15T15:29:00Z"/>
        </w:rPr>
      </w:pPr>
      <w:bookmarkStart w:id="88" w:name="_Toc474845507"/>
      <w:r w:rsidRPr="00977642">
        <w:t xml:space="preserve">Obrázok </w:t>
      </w:r>
      <w:fldSimple w:instr=" SEQ Obrázok \* ARABIC ">
        <w:r w:rsidR="00204B25" w:rsidRPr="00977642">
          <w:t>6</w:t>
        </w:r>
      </w:fldSimple>
      <w:r w:rsidR="005B1649" w:rsidRPr="00977642">
        <w:t xml:space="preserve"> – </w:t>
      </w:r>
      <w:proofErr w:type="spellStart"/>
      <w:r w:rsidR="005B1649" w:rsidRPr="00977642">
        <w:t>dhcpd.conf</w:t>
      </w:r>
      <w:bookmarkEnd w:id="88"/>
      <w:proofErr w:type="spellEnd"/>
    </w:p>
    <w:p w14:paraId="01342768" w14:textId="50340210" w:rsidR="00F939C3" w:rsidRPr="00F939C3" w:rsidRDefault="00F939C3" w:rsidP="00F939C3">
      <w:pPr>
        <w:pStyle w:val="ZPNormalnyText"/>
        <w:pPrChange w:id="89" w:author="Pavel Segec" w:date="2017-02-15T15:29:00Z">
          <w:pPr>
            <w:pStyle w:val="Popis"/>
          </w:pPr>
        </w:pPrChange>
      </w:pPr>
      <w:proofErr w:type="spellStart"/>
      <w:ins w:id="90" w:author="Pavel Segec" w:date="2017-02-15T15:29:00Z">
        <w:r>
          <w:t>Konifg</w:t>
        </w:r>
        <w:proofErr w:type="spellEnd"/>
        <w:r>
          <w:t xml:space="preserve"> nie je </w:t>
        </w:r>
        <w:proofErr w:type="spellStart"/>
        <w:r>
          <w:t>vobec</w:t>
        </w:r>
        <w:proofErr w:type="spellEnd"/>
        <w:r>
          <w:t xml:space="preserve"> </w:t>
        </w:r>
        <w:proofErr w:type="spellStart"/>
        <w:r>
          <w:t>popisany</w:t>
        </w:r>
        <w:proofErr w:type="spellEnd"/>
        <w:r>
          <w:t>---</w:t>
        </w:r>
        <w:proofErr w:type="spellStart"/>
        <w:r>
          <w:t>dorobit</w:t>
        </w:r>
        <w:proofErr w:type="spellEnd"/>
        <w:r>
          <w:t xml:space="preserve"> </w:t>
        </w:r>
        <w:proofErr w:type="spellStart"/>
        <w:r>
          <w:t>prerobit</w:t>
        </w:r>
      </w:ins>
      <w:proofErr w:type="spellEnd"/>
    </w:p>
    <w:p w14:paraId="3869366B" w14:textId="77777777" w:rsidR="00E25737" w:rsidRPr="00977642" w:rsidRDefault="00103A20" w:rsidP="00B436EF">
      <w:pPr>
        <w:pStyle w:val="u2"/>
      </w:pPr>
      <w:bookmarkStart w:id="91" w:name="_Toc474850005"/>
      <w:r w:rsidRPr="00977642">
        <w:t>NTP</w:t>
      </w:r>
      <w:bookmarkEnd w:id="91"/>
    </w:p>
    <w:p w14:paraId="37596C8E" w14:textId="77777777" w:rsidR="00514687" w:rsidRPr="00977642" w:rsidRDefault="00103A20" w:rsidP="00514687">
      <w:pPr>
        <w:ind w:firstLine="0"/>
        <w:rPr>
          <w:rStyle w:val="Zvraznenie"/>
          <w:i w:val="0"/>
        </w:rPr>
      </w:pPr>
      <w:r w:rsidRPr="00977642">
        <w:rPr>
          <w:rStyle w:val="Zvraznenie"/>
          <w:i w:val="0"/>
        </w:rPr>
        <w:t>NTP(</w:t>
      </w:r>
      <w:proofErr w:type="spellStart"/>
      <w:r w:rsidR="005A190A" w:rsidRPr="00977642">
        <w:rPr>
          <w:rStyle w:val="Zvraznenie"/>
          <w:i w:val="0"/>
        </w:rPr>
        <w:t>N</w:t>
      </w:r>
      <w:r w:rsidRPr="00977642">
        <w:rPr>
          <w:rStyle w:val="Zvraznenie"/>
          <w:i w:val="0"/>
        </w:rPr>
        <w:t>etwork</w:t>
      </w:r>
      <w:proofErr w:type="spellEnd"/>
      <w:r w:rsidR="005A190A" w:rsidRPr="00977642">
        <w:rPr>
          <w:rStyle w:val="Zvraznenie"/>
          <w:i w:val="0"/>
        </w:rPr>
        <w:t xml:space="preserve"> </w:t>
      </w:r>
      <w:proofErr w:type="spellStart"/>
      <w:r w:rsidR="005A190A" w:rsidRPr="00977642">
        <w:rPr>
          <w:rStyle w:val="Zvraznenie"/>
          <w:i w:val="0"/>
        </w:rPr>
        <w:t>T</w:t>
      </w:r>
      <w:r w:rsidRPr="00977642">
        <w:rPr>
          <w:rStyle w:val="Zvraznenie"/>
          <w:i w:val="0"/>
        </w:rPr>
        <w:t>ime</w:t>
      </w:r>
      <w:proofErr w:type="spellEnd"/>
      <w:r w:rsidR="005A190A" w:rsidRPr="00977642">
        <w:rPr>
          <w:rStyle w:val="Zvraznenie"/>
          <w:i w:val="0"/>
        </w:rPr>
        <w:t xml:space="preserve"> </w:t>
      </w:r>
      <w:proofErr w:type="spellStart"/>
      <w:r w:rsidR="005A190A" w:rsidRPr="00977642">
        <w:rPr>
          <w:rStyle w:val="Zvraznenie"/>
          <w:i w:val="0"/>
        </w:rPr>
        <w:t>P</w:t>
      </w:r>
      <w:r w:rsidRPr="00977642">
        <w:rPr>
          <w:rStyle w:val="Zvraznenie"/>
          <w:i w:val="0"/>
        </w:rPr>
        <w:t>rotocol</w:t>
      </w:r>
      <w:proofErr w:type="spellEnd"/>
      <w:r w:rsidRPr="00977642">
        <w:rPr>
          <w:rStyle w:val="Zvraznenie"/>
          <w:i w:val="0"/>
        </w:rPr>
        <w:t xml:space="preserve">) je protokol na </w:t>
      </w:r>
      <w:proofErr w:type="spellStart"/>
      <w:r w:rsidRPr="00977642">
        <w:rPr>
          <w:rStyle w:val="Zvraznenie"/>
          <w:i w:val="0"/>
        </w:rPr>
        <w:t>sychronizáciu</w:t>
      </w:r>
      <w:proofErr w:type="spellEnd"/>
      <w:r w:rsidRPr="00977642">
        <w:rPr>
          <w:rStyle w:val="Zvraznenie"/>
          <w:i w:val="0"/>
        </w:rPr>
        <w:t xml:space="preserve"> všetkých počítačov pripojených do </w:t>
      </w:r>
      <w:proofErr w:type="spellStart"/>
      <w:r w:rsidRPr="00977642">
        <w:rPr>
          <w:rStyle w:val="Zvraznenie"/>
          <w:i w:val="0"/>
        </w:rPr>
        <w:t>vnutornej</w:t>
      </w:r>
      <w:proofErr w:type="spellEnd"/>
      <w:r w:rsidRPr="00977642">
        <w:rPr>
          <w:rStyle w:val="Zvraznenie"/>
          <w:i w:val="0"/>
        </w:rPr>
        <w:t xml:space="preserve"> siete. Tento protokol zaisťuje, aby všetky počítače v </w:t>
      </w:r>
      <w:proofErr w:type="spellStart"/>
      <w:r w:rsidRPr="00977642">
        <w:rPr>
          <w:rStyle w:val="Zvraznenie"/>
          <w:i w:val="0"/>
        </w:rPr>
        <w:t>sietei</w:t>
      </w:r>
      <w:proofErr w:type="spellEnd"/>
      <w:r w:rsidRPr="00977642">
        <w:rPr>
          <w:rStyle w:val="Zvraznenie"/>
          <w:i w:val="0"/>
        </w:rPr>
        <w:t xml:space="preserve"> mali rovnaký a presný čas. Bol </w:t>
      </w:r>
      <w:proofErr w:type="spellStart"/>
      <w:r w:rsidRPr="00977642">
        <w:rPr>
          <w:rStyle w:val="Zvraznenie"/>
          <w:i w:val="0"/>
        </w:rPr>
        <w:t>nvrhnutý</w:t>
      </w:r>
      <w:proofErr w:type="spellEnd"/>
      <w:r w:rsidRPr="00977642">
        <w:rPr>
          <w:rStyle w:val="Zvraznenie"/>
          <w:i w:val="0"/>
        </w:rPr>
        <w:t xml:space="preserve"> aby odolával následkom premenlivého zdržania pri doručovaní paketov. NTP používa UDP na porte 123. NTP server sme zvolili server2, ktorý má </w:t>
      </w:r>
      <w:proofErr w:type="spellStart"/>
      <w:r w:rsidRPr="00977642">
        <w:rPr>
          <w:rStyle w:val="Zvraznenie"/>
          <w:i w:val="0"/>
        </w:rPr>
        <w:t>ip</w:t>
      </w:r>
      <w:proofErr w:type="spellEnd"/>
      <w:r w:rsidRPr="00977642">
        <w:rPr>
          <w:rStyle w:val="Zvraznenie"/>
          <w:i w:val="0"/>
        </w:rPr>
        <w:t xml:space="preserve"> adresu 192.168.0.3</w:t>
      </w:r>
      <w:r w:rsidR="00C3363C" w:rsidRPr="00977642">
        <w:rPr>
          <w:rStyle w:val="Zvraznenie"/>
          <w:i w:val="0"/>
        </w:rPr>
        <w:t xml:space="preserve">. Nainštalovali sme NTP príkazom </w:t>
      </w:r>
      <w:proofErr w:type="spellStart"/>
      <w:r w:rsidR="00C3363C" w:rsidRPr="00977642">
        <w:rPr>
          <w:rStyle w:val="Siln"/>
        </w:rPr>
        <w:t>apt</w:t>
      </w:r>
      <w:proofErr w:type="spellEnd"/>
      <w:r w:rsidR="00C3363C" w:rsidRPr="00977642">
        <w:rPr>
          <w:rStyle w:val="Siln"/>
        </w:rPr>
        <w:t xml:space="preserve">-get </w:t>
      </w:r>
      <w:proofErr w:type="spellStart"/>
      <w:r w:rsidR="00C3363C" w:rsidRPr="00977642">
        <w:rPr>
          <w:rStyle w:val="Siln"/>
        </w:rPr>
        <w:t>install</w:t>
      </w:r>
      <w:proofErr w:type="spellEnd"/>
      <w:r w:rsidR="009C108E" w:rsidRPr="00977642">
        <w:rPr>
          <w:rStyle w:val="Siln"/>
        </w:rPr>
        <w:t xml:space="preserve"> </w:t>
      </w:r>
      <w:proofErr w:type="spellStart"/>
      <w:r w:rsidR="00C3363C" w:rsidRPr="00977642">
        <w:rPr>
          <w:rStyle w:val="Siln"/>
        </w:rPr>
        <w:t>ntp</w:t>
      </w:r>
      <w:proofErr w:type="spellEnd"/>
      <w:r w:rsidR="007D0D66" w:rsidRPr="00977642">
        <w:rPr>
          <w:rStyle w:val="Siln"/>
        </w:rPr>
        <w:t xml:space="preserve">. </w:t>
      </w:r>
      <w:r w:rsidR="00CF23BF" w:rsidRPr="00977642">
        <w:t xml:space="preserve">Na klientoch sme nainštalovali NTP pomocou príkazu </w:t>
      </w:r>
      <w:proofErr w:type="spellStart"/>
      <w:r w:rsidR="00CF23BF" w:rsidRPr="00977642">
        <w:t>apt</w:t>
      </w:r>
      <w:proofErr w:type="spellEnd"/>
      <w:r w:rsidR="00CF23BF" w:rsidRPr="00977642">
        <w:t xml:space="preserve">-get </w:t>
      </w:r>
      <w:proofErr w:type="spellStart"/>
      <w:r w:rsidR="00CF23BF" w:rsidRPr="00F939C3">
        <w:rPr>
          <w:highlight w:val="yellow"/>
          <w:rPrChange w:id="92" w:author="Pavel Segec" w:date="2017-02-15T15:31:00Z">
            <w:rPr/>
          </w:rPrChange>
        </w:rPr>
        <w:t>installntpntpdate</w:t>
      </w:r>
      <w:proofErr w:type="spellEnd"/>
      <w:r w:rsidR="00CF23BF" w:rsidRPr="00977642">
        <w:t>. V súbore na serveri s2 /</w:t>
      </w:r>
      <w:proofErr w:type="spellStart"/>
      <w:r w:rsidR="00CF23BF" w:rsidRPr="00977642">
        <w:t>etc</w:t>
      </w:r>
      <w:proofErr w:type="spellEnd"/>
      <w:r w:rsidR="00CF23BF" w:rsidRPr="00977642">
        <w:t>/</w:t>
      </w:r>
      <w:proofErr w:type="spellStart"/>
      <w:r w:rsidR="00CF23BF" w:rsidRPr="00977642">
        <w:t>ntp.conf</w:t>
      </w:r>
      <w:proofErr w:type="spellEnd"/>
      <w:r w:rsidR="00CF23BF" w:rsidRPr="00977642">
        <w:t xml:space="preserve"> sme pridali slovenské servery zo stránky</w:t>
      </w:r>
      <w:r w:rsidR="005B1649" w:rsidRPr="00977642">
        <w:t xml:space="preserve"> </w:t>
      </w:r>
      <w:hyperlink r:id="rId22" w:history="1">
        <w:r w:rsidR="005B1649" w:rsidRPr="00977642">
          <w:rPr>
            <w:rStyle w:val="Hypertextovprepojenie"/>
          </w:rPr>
          <w:t>www.pool.ntp.org/zone/sk</w:t>
        </w:r>
      </w:hyperlink>
      <w:r w:rsidR="00CF23BF" w:rsidRPr="00977642">
        <w:t xml:space="preserve">. </w:t>
      </w:r>
      <w:r w:rsidR="00514687" w:rsidRPr="00977642">
        <w:rPr>
          <w:rStyle w:val="Zvraznenie"/>
          <w:i w:val="0"/>
        </w:rPr>
        <w:t xml:space="preserve">a ostatné servery sme </w:t>
      </w:r>
      <w:proofErr w:type="spellStart"/>
      <w:r w:rsidR="00514687" w:rsidRPr="00977642">
        <w:rPr>
          <w:rStyle w:val="Zvraznenie"/>
          <w:i w:val="0"/>
        </w:rPr>
        <w:t>zakomentovali</w:t>
      </w:r>
      <w:proofErr w:type="spellEnd"/>
      <w:r w:rsidR="00514687" w:rsidRPr="00977642">
        <w:rPr>
          <w:rStyle w:val="Zvraznenie"/>
          <w:i w:val="0"/>
        </w:rPr>
        <w:t>. Klienti si z </w:t>
      </w:r>
      <w:proofErr w:type="spellStart"/>
      <w:r w:rsidR="00514687" w:rsidRPr="00977642">
        <w:rPr>
          <w:rStyle w:val="Zvraznenie"/>
          <w:i w:val="0"/>
        </w:rPr>
        <w:t>master</w:t>
      </w:r>
      <w:proofErr w:type="spellEnd"/>
      <w:r w:rsidR="00514687" w:rsidRPr="00977642">
        <w:rPr>
          <w:rStyle w:val="Zvraznenie"/>
          <w:i w:val="0"/>
        </w:rPr>
        <w:t xml:space="preserve"> serveru aktualizujú čas.</w:t>
      </w:r>
    </w:p>
    <w:p w14:paraId="7CA65A93" w14:textId="77777777" w:rsidR="005B1649" w:rsidRPr="00977642" w:rsidRDefault="00D331E1" w:rsidP="00514687">
      <w:pPr>
        <w:keepNext/>
        <w:ind w:firstLine="0"/>
      </w:pPr>
      <w:r w:rsidRPr="00977642">
        <w:rPr>
          <w:iCs/>
          <w:lang w:eastAsia="sk-SK"/>
        </w:rPr>
        <w:lastRenderedPageBreak/>
        <w:drawing>
          <wp:inline distT="0" distB="0" distL="0" distR="0" wp14:anchorId="39FDA316" wp14:editId="52665C75">
            <wp:extent cx="5552812" cy="308510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tpclient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878" cy="309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530" w14:textId="77777777" w:rsidR="00103A20" w:rsidRPr="00977642" w:rsidRDefault="005B1649" w:rsidP="005B1649">
      <w:pPr>
        <w:pStyle w:val="Popis"/>
      </w:pPr>
      <w:bookmarkStart w:id="93" w:name="_Toc474845508"/>
      <w:r w:rsidRPr="00977642">
        <w:t xml:space="preserve">Obrázok </w:t>
      </w:r>
      <w:fldSimple w:instr=" SEQ Obrázok \* ARABIC ">
        <w:r w:rsidR="00204B25" w:rsidRPr="00977642">
          <w:t>7</w:t>
        </w:r>
      </w:fldSimple>
      <w:r w:rsidRPr="00977642">
        <w:t xml:space="preserve"> – </w:t>
      </w:r>
      <w:proofErr w:type="spellStart"/>
      <w:r w:rsidRPr="00977642">
        <w:t>ntp.conf</w:t>
      </w:r>
      <w:bookmarkEnd w:id="93"/>
      <w:proofErr w:type="spellEnd"/>
    </w:p>
    <w:p w14:paraId="7E4CA89B" w14:textId="77777777" w:rsidR="00650B87" w:rsidRPr="00977642" w:rsidRDefault="00650B87" w:rsidP="00FB4CCE">
      <w:pPr>
        <w:keepNext/>
        <w:spacing w:before="0" w:line="240" w:lineRule="auto"/>
        <w:ind w:firstLine="0"/>
        <w:jc w:val="left"/>
      </w:pPr>
    </w:p>
    <w:p w14:paraId="5DED4F06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73FD77D0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5DEA5036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011405F5" w14:textId="77777777" w:rsidR="00FB4CCE" w:rsidRPr="00977642" w:rsidRDefault="009815F0" w:rsidP="00FB4CCE">
      <w:pPr>
        <w:keepNext/>
        <w:spacing w:before="0" w:line="240" w:lineRule="auto"/>
        <w:ind w:firstLine="0"/>
        <w:jc w:val="left"/>
      </w:pPr>
      <w:r w:rsidRPr="00977642">
        <w:rPr>
          <w:rStyle w:val="Zvraznenie"/>
          <w:i w:val="0"/>
          <w:lang w:eastAsia="sk-SK"/>
        </w:rPr>
        <w:drawing>
          <wp:inline distT="0" distB="0" distL="0" distR="0" wp14:anchorId="3BF5C9B3" wp14:editId="5F479FA8">
            <wp:extent cx="5570220" cy="3092450"/>
            <wp:effectExtent l="19050" t="0" r="0" b="0"/>
            <wp:docPr id="26" name="Picture 17" descr="C:\Users\Andrej\Downloads\sosko\2016_SOS_Ut_Sisila_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ej\Downloads\sosko\2016_SOS_Ut_Sisila_S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52F6A" w14:textId="77777777" w:rsidR="00FB4CCE" w:rsidRPr="00977642" w:rsidRDefault="00FB4CCE" w:rsidP="00FB4CCE">
      <w:pPr>
        <w:pStyle w:val="Popis"/>
      </w:pPr>
      <w:bookmarkStart w:id="94" w:name="_Toc474845509"/>
      <w:r w:rsidRPr="00977642">
        <w:t xml:space="preserve">Obrázok </w:t>
      </w:r>
      <w:fldSimple w:instr=" SEQ Obrázok \* ARABIC ">
        <w:r w:rsidR="00204B25" w:rsidRPr="00977642">
          <w:t>8</w:t>
        </w:r>
      </w:fldSimple>
      <w:r w:rsidRPr="00977642">
        <w:t xml:space="preserve"> – Overenie </w:t>
      </w:r>
      <w:commentRangeStart w:id="95"/>
      <w:r w:rsidRPr="00977642">
        <w:t>NTP</w:t>
      </w:r>
      <w:bookmarkEnd w:id="94"/>
      <w:commentRangeEnd w:id="95"/>
      <w:r w:rsidR="00F939C3">
        <w:rPr>
          <w:rStyle w:val="Odkaznakomentr"/>
          <w:b w:val="0"/>
          <w:bCs w:val="0"/>
        </w:rPr>
        <w:commentReference w:id="95"/>
      </w:r>
    </w:p>
    <w:p w14:paraId="2B68E42E" w14:textId="77777777" w:rsidR="00FB4CCE" w:rsidRPr="00977642" w:rsidRDefault="009815F0" w:rsidP="00FB4CCE">
      <w:pPr>
        <w:keepNext/>
        <w:spacing w:before="0" w:line="240" w:lineRule="auto"/>
        <w:ind w:firstLine="0"/>
        <w:jc w:val="left"/>
      </w:pPr>
      <w:r w:rsidRPr="00977642">
        <w:rPr>
          <w:iCs/>
          <w:lang w:eastAsia="sk-SK"/>
        </w:rPr>
        <w:lastRenderedPageBreak/>
        <w:drawing>
          <wp:inline distT="0" distB="0" distL="0" distR="0" wp14:anchorId="59C4E2BF" wp14:editId="713B96BF">
            <wp:extent cx="5571049" cy="3093057"/>
            <wp:effectExtent l="19050" t="0" r="0" b="0"/>
            <wp:docPr id="22" name="Picture 14" descr="C:\Users\Andrej\Downloads\sosko\2016_SOS_Ut_Sisila_S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ej\Downloads\sosko\2016_SOS_Ut_Sisila_S110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49" cy="309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682AA" w14:textId="77777777" w:rsidR="00FB4CCE" w:rsidRPr="00977642" w:rsidRDefault="00FB4CCE" w:rsidP="00FB4CCE">
      <w:pPr>
        <w:pStyle w:val="Popis"/>
      </w:pPr>
      <w:bookmarkStart w:id="96" w:name="_Toc474845510"/>
      <w:r w:rsidRPr="00977642">
        <w:t xml:space="preserve">Obrázok </w:t>
      </w:r>
      <w:fldSimple w:instr=" SEQ Obrázok \* ARABIC ">
        <w:r w:rsidR="00204B25" w:rsidRPr="00977642">
          <w:t>9</w:t>
        </w:r>
      </w:fldSimple>
      <w:r w:rsidRPr="00977642">
        <w:t xml:space="preserve"> – Ďalšie overenie NTP</w:t>
      </w:r>
      <w:bookmarkEnd w:id="96"/>
    </w:p>
    <w:p w14:paraId="7ECF984F" w14:textId="77777777" w:rsidR="00650B87" w:rsidRPr="00977642" w:rsidRDefault="00650B87" w:rsidP="00FB4CCE">
      <w:pPr>
        <w:keepNext/>
        <w:spacing w:before="0" w:line="240" w:lineRule="auto"/>
        <w:ind w:firstLine="0"/>
        <w:jc w:val="left"/>
      </w:pPr>
    </w:p>
    <w:p w14:paraId="7D1305E8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5DD6952F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0C260850" w14:textId="77777777" w:rsidR="001541B4" w:rsidRPr="00977642" w:rsidRDefault="001541B4" w:rsidP="00FB4CCE">
      <w:pPr>
        <w:keepNext/>
        <w:spacing w:before="0" w:line="240" w:lineRule="auto"/>
        <w:ind w:firstLine="0"/>
        <w:jc w:val="left"/>
      </w:pPr>
    </w:p>
    <w:p w14:paraId="2A19AF8B" w14:textId="77777777" w:rsidR="00FB4CCE" w:rsidRPr="00977642" w:rsidRDefault="009815F0" w:rsidP="00FB4CCE">
      <w:pPr>
        <w:keepNext/>
        <w:spacing w:before="0" w:line="240" w:lineRule="auto"/>
        <w:ind w:firstLine="0"/>
        <w:jc w:val="left"/>
      </w:pPr>
      <w:r w:rsidRPr="00977642">
        <w:rPr>
          <w:iCs/>
          <w:lang w:eastAsia="sk-SK"/>
        </w:rPr>
        <w:drawing>
          <wp:inline distT="0" distB="0" distL="0" distR="0" wp14:anchorId="161303AB" wp14:editId="72806859">
            <wp:extent cx="5570220" cy="3092450"/>
            <wp:effectExtent l="19050" t="0" r="0" b="0"/>
            <wp:docPr id="23" name="Picture 15" descr="C:\Users\Andrej\Downloads\sosko\2016_Sos_ut_S2_koz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ej\Downloads\sosko\2016_Sos_ut_S2_kozak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0301A" w14:textId="77777777" w:rsidR="00FB4CCE" w:rsidRPr="00977642" w:rsidRDefault="00FB4CCE" w:rsidP="00FB4CCE">
      <w:pPr>
        <w:pStyle w:val="Popis"/>
      </w:pPr>
      <w:bookmarkStart w:id="97" w:name="_Toc474845511"/>
      <w:r w:rsidRPr="00977642">
        <w:t xml:space="preserve">Obrázok </w:t>
      </w:r>
      <w:fldSimple w:instr=" SEQ Obrázok \* ARABIC ">
        <w:r w:rsidR="00204B25" w:rsidRPr="00977642">
          <w:t>10</w:t>
        </w:r>
      </w:fldSimple>
      <w:r w:rsidRPr="00977642">
        <w:t xml:space="preserve"> – Kontrola NTP cez </w:t>
      </w:r>
      <w:proofErr w:type="spellStart"/>
      <w:r w:rsidRPr="00977642">
        <w:t>tcpdump</w:t>
      </w:r>
      <w:bookmarkEnd w:id="97"/>
      <w:proofErr w:type="spellEnd"/>
    </w:p>
    <w:p w14:paraId="08F22FAA" w14:textId="77777777" w:rsidR="008E4092" w:rsidRPr="00977642" w:rsidRDefault="009815F0" w:rsidP="008E4092">
      <w:pPr>
        <w:keepNext/>
        <w:spacing w:before="0" w:line="240" w:lineRule="auto"/>
        <w:ind w:firstLine="0"/>
        <w:jc w:val="left"/>
      </w:pPr>
      <w:r w:rsidRPr="00977642">
        <w:rPr>
          <w:iCs/>
          <w:lang w:eastAsia="sk-SK"/>
        </w:rPr>
        <w:lastRenderedPageBreak/>
        <w:drawing>
          <wp:inline distT="0" distB="0" distL="0" distR="0" wp14:anchorId="43300522" wp14:editId="2441CB49">
            <wp:extent cx="5570220" cy="3092450"/>
            <wp:effectExtent l="19050" t="0" r="0" b="0"/>
            <wp:docPr id="24" name="Picture 16" descr="C:\Users\Andrej\Downloads\sosko\2016_Sos_ut_S2_kozak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ej\Downloads\sosko\2016_Sos_ut_S2_kozakfinal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B348B" w14:textId="77777777" w:rsidR="009815F0" w:rsidRPr="00977642" w:rsidRDefault="008E4092" w:rsidP="008E4092">
      <w:pPr>
        <w:pStyle w:val="Popis"/>
        <w:rPr>
          <w:rStyle w:val="Zvraznenie"/>
          <w:i w:val="0"/>
        </w:rPr>
      </w:pPr>
      <w:bookmarkStart w:id="98" w:name="_Toc474845512"/>
      <w:r w:rsidRPr="00977642">
        <w:t xml:space="preserve">Obrázok </w:t>
      </w:r>
      <w:fldSimple w:instr=" SEQ Obrázok \* ARABIC ">
        <w:r w:rsidR="00204B25" w:rsidRPr="00977642">
          <w:t>11</w:t>
        </w:r>
      </w:fldSimple>
      <w:r w:rsidRPr="00977642">
        <w:t xml:space="preserve"> – Kontrola NTP serverov</w:t>
      </w:r>
      <w:bookmarkEnd w:id="98"/>
    </w:p>
    <w:p w14:paraId="04BBA3A6" w14:textId="41DC5AD2" w:rsidR="00D331E1" w:rsidRPr="00977642" w:rsidRDefault="00F939C3" w:rsidP="00D331E1">
      <w:pPr>
        <w:ind w:firstLine="0"/>
        <w:rPr>
          <w:rStyle w:val="Zvraznenie"/>
          <w:i w:val="0"/>
        </w:rPr>
      </w:pPr>
      <w:proofErr w:type="spellStart"/>
      <w:ins w:id="99" w:author="Pavel Segec" w:date="2017-02-15T15:30:00Z">
        <w:r>
          <w:rPr>
            <w:rStyle w:val="Zvraznenie"/>
            <w:i w:val="0"/>
          </w:rPr>
          <w:t>Vynikky</w:t>
        </w:r>
        <w:proofErr w:type="spellEnd"/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fo</w:t>
        </w:r>
        <w:proofErr w:type="spellEnd"/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fw</w:t>
        </w:r>
        <w:proofErr w:type="spellEnd"/>
        <w:r>
          <w:rPr>
            <w:rStyle w:val="Zvraznenie"/>
            <w:i w:val="0"/>
          </w:rPr>
          <w:t xml:space="preserve"> boli </w:t>
        </w:r>
        <w:proofErr w:type="spellStart"/>
        <w:r>
          <w:rPr>
            <w:rStyle w:val="Zvraznenie"/>
            <w:i w:val="0"/>
          </w:rPr>
          <w:t>ake</w:t>
        </w:r>
        <w:proofErr w:type="spellEnd"/>
        <w:r>
          <w:rPr>
            <w:rStyle w:val="Zvraznenie"/>
            <w:i w:val="0"/>
          </w:rPr>
          <w:t xml:space="preserve"> aby </w:t>
        </w:r>
        <w:proofErr w:type="spellStart"/>
        <w:r>
          <w:rPr>
            <w:rStyle w:val="Zvraznenie"/>
            <w:i w:val="0"/>
          </w:rPr>
          <w:t>slo</w:t>
        </w:r>
        <w:proofErr w:type="spellEnd"/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ntp</w:t>
        </w:r>
        <w:proofErr w:type="spellEnd"/>
        <w:r>
          <w:rPr>
            <w:rStyle w:val="Zvraznenie"/>
            <w:i w:val="0"/>
          </w:rPr>
          <w:t>?</w:t>
        </w:r>
      </w:ins>
      <w:ins w:id="100" w:author="Pavel Segec" w:date="2017-02-15T15:31:00Z"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Konfig</w:t>
        </w:r>
        <w:proofErr w:type="spellEnd"/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ntp</w:t>
        </w:r>
        <w:proofErr w:type="spellEnd"/>
        <w:r>
          <w:rPr>
            <w:rStyle w:val="Zvraznenie"/>
            <w:i w:val="0"/>
          </w:rPr>
          <w:t xml:space="preserve"> klienta bol </w:t>
        </w:r>
        <w:proofErr w:type="spellStart"/>
        <w:r>
          <w:rPr>
            <w:rStyle w:val="Zvraznenie"/>
            <w:i w:val="0"/>
          </w:rPr>
          <w:t>aky</w:t>
        </w:r>
        <w:proofErr w:type="spellEnd"/>
        <w:r>
          <w:rPr>
            <w:rStyle w:val="Zvraznenie"/>
            <w:i w:val="0"/>
          </w:rPr>
          <w:t xml:space="preserve">? Kto je </w:t>
        </w:r>
        <w:proofErr w:type="spellStart"/>
        <w:r>
          <w:rPr>
            <w:rStyle w:val="Zvraznenie"/>
            <w:i w:val="0"/>
          </w:rPr>
          <w:t>ntp</w:t>
        </w:r>
        <w:proofErr w:type="spellEnd"/>
        <w:r>
          <w:rPr>
            <w:rStyle w:val="Zvraznenie"/>
            <w:i w:val="0"/>
          </w:rPr>
          <w:t xml:space="preserve"> </w:t>
        </w:r>
        <w:proofErr w:type="spellStart"/>
        <w:r>
          <w:rPr>
            <w:rStyle w:val="Zvraznenie"/>
            <w:i w:val="0"/>
          </w:rPr>
          <w:t>masdter</w:t>
        </w:r>
        <w:proofErr w:type="spellEnd"/>
        <w:r>
          <w:rPr>
            <w:rStyle w:val="Zvraznenie"/>
            <w:i w:val="0"/>
          </w:rPr>
          <w:t xml:space="preserve"> pre firmu s2?</w:t>
        </w:r>
      </w:ins>
    </w:p>
    <w:p w14:paraId="2D81C10B" w14:textId="77777777" w:rsidR="00DA75E8" w:rsidRPr="00977642" w:rsidRDefault="00DA75E8" w:rsidP="00B436EF">
      <w:pPr>
        <w:pStyle w:val="u2"/>
        <w:rPr>
          <w:rStyle w:val="Zvraznenie"/>
          <w:i w:val="0"/>
        </w:rPr>
      </w:pPr>
      <w:bookmarkStart w:id="101" w:name="_Toc474850006"/>
      <w:r w:rsidRPr="00977642">
        <w:rPr>
          <w:rStyle w:val="Zvraznenie"/>
          <w:i w:val="0"/>
        </w:rPr>
        <w:t>Web server</w:t>
      </w:r>
      <w:bookmarkEnd w:id="101"/>
    </w:p>
    <w:p w14:paraId="65D77D23" w14:textId="77777777" w:rsidR="009C108E" w:rsidRPr="00977642" w:rsidRDefault="009C108E" w:rsidP="009C108E">
      <w:r w:rsidRPr="00977642">
        <w:t xml:space="preserve">Apache HTTP Server je softwarový webový server s </w:t>
      </w:r>
      <w:proofErr w:type="spellStart"/>
      <w:r w:rsidRPr="00977642">
        <w:t>Opensource</w:t>
      </w:r>
      <w:proofErr w:type="spellEnd"/>
      <w:r w:rsidRPr="00977642">
        <w:t xml:space="preserve"> licenciou pre Linux, BSD, Microsoft Windows a iné platformy.</w:t>
      </w:r>
    </w:p>
    <w:p w14:paraId="16E8A61F" w14:textId="77777777" w:rsidR="009C108E" w:rsidRPr="00977642" w:rsidRDefault="009C108E" w:rsidP="009C108E">
      <w:r w:rsidRPr="00977642">
        <w:t xml:space="preserve">PHP (PHP: Hypertext </w:t>
      </w:r>
      <w:proofErr w:type="spellStart"/>
      <w:r w:rsidRPr="00977642">
        <w:t>Preprocessor</w:t>
      </w:r>
      <w:proofErr w:type="spellEnd"/>
      <w:r w:rsidRPr="00977642">
        <w:t xml:space="preserve">) je populárny </w:t>
      </w:r>
      <w:proofErr w:type="spellStart"/>
      <w:r w:rsidRPr="00977642">
        <w:t>opensource</w:t>
      </w:r>
      <w:proofErr w:type="spellEnd"/>
      <w:r w:rsidRPr="00977642">
        <w:t xml:space="preserve"> skriptovací jazyk, ktorý sa používa najmä na programovanie klient-server aplikácií (na strane servera) a pre vývoj dynamických webových stránok.</w:t>
      </w:r>
    </w:p>
    <w:p w14:paraId="7639B725" w14:textId="77777777" w:rsidR="009C108E" w:rsidRPr="00977642" w:rsidRDefault="009C108E" w:rsidP="009C108E">
      <w:r w:rsidRPr="00977642">
        <w:t xml:space="preserve">MySQL je slobodný a otvorený viacvláknový, </w:t>
      </w:r>
      <w:proofErr w:type="spellStart"/>
      <w:r w:rsidRPr="00977642">
        <w:t>viacužívateľský</w:t>
      </w:r>
      <w:proofErr w:type="spellEnd"/>
      <w:r w:rsidRPr="00977642">
        <w:t xml:space="preserve"> SQL relačný databázový server. MySQL je podporovaný na viacerých platformách (ako Linux, Windows či </w:t>
      </w:r>
      <w:proofErr w:type="spellStart"/>
      <w:r w:rsidRPr="00977642">
        <w:t>Solaris</w:t>
      </w:r>
      <w:proofErr w:type="spellEnd"/>
      <w:r w:rsidRPr="00977642">
        <w:t xml:space="preserve">) a je implementovaný vo viacerých programovacích jazykoch ako PHP, C++ či </w:t>
      </w:r>
      <w:proofErr w:type="spellStart"/>
      <w:r w:rsidRPr="00977642">
        <w:t>Perl</w:t>
      </w:r>
      <w:proofErr w:type="spellEnd"/>
      <w:r w:rsidRPr="00977642">
        <w:t>. Databázový systém je relačný, typu DBMS (</w:t>
      </w:r>
      <w:proofErr w:type="spellStart"/>
      <w:r w:rsidRPr="00977642">
        <w:t>database</w:t>
      </w:r>
      <w:proofErr w:type="spellEnd"/>
      <w:r w:rsidRPr="00977642">
        <w:t xml:space="preserve"> management </w:t>
      </w:r>
      <w:proofErr w:type="spellStart"/>
      <w:r w:rsidRPr="00977642">
        <w:t>system</w:t>
      </w:r>
      <w:proofErr w:type="spellEnd"/>
      <w:r w:rsidRPr="00977642">
        <w:t>). Každá databáza je v MySQL tvorená z jednej alebo z viacerých tabuliek, ktoré majú riadky a stĺpce. V riadkoch sa rozoznávajú jednotlivé záznamy, stĺpce udávajú dátový typ jednotlivých záznamov, pracuje sa s nimi ako s poľami. Práca s MySQL databázou je vykonávaná pomocou takzvaných dotazov, ktoré vychádzajú z programovacieho jazyka SQL (</w:t>
      </w:r>
      <w:proofErr w:type="spellStart"/>
      <w:r w:rsidRPr="00977642">
        <w:t>StructuredQueryLanguage</w:t>
      </w:r>
      <w:proofErr w:type="spellEnd"/>
      <w:r w:rsidRPr="00977642">
        <w:t>).</w:t>
      </w:r>
    </w:p>
    <w:p w14:paraId="1F33F603" w14:textId="77777777" w:rsidR="00C874C5" w:rsidRPr="00977642" w:rsidRDefault="00F82302" w:rsidP="007C5B10">
      <w:pPr>
        <w:rPr>
          <w:rStyle w:val="Zvraznenie"/>
          <w:i w:val="0"/>
        </w:rPr>
      </w:pPr>
      <w:r w:rsidRPr="00977642">
        <w:rPr>
          <w:rStyle w:val="Zvraznenie"/>
          <w:i w:val="0"/>
        </w:rPr>
        <w:t xml:space="preserve">Na webový server sme použili </w:t>
      </w:r>
      <w:proofErr w:type="spellStart"/>
      <w:r w:rsidRPr="00977642">
        <w:rPr>
          <w:rStyle w:val="Zvraznenie"/>
          <w:i w:val="0"/>
        </w:rPr>
        <w:t>apache</w:t>
      </w:r>
      <w:proofErr w:type="spellEnd"/>
      <w:r w:rsidRPr="00977642">
        <w:rPr>
          <w:rStyle w:val="Zvraznenie"/>
          <w:i w:val="0"/>
        </w:rPr>
        <w:t>. Apache HTTP Server je </w:t>
      </w:r>
      <w:hyperlink r:id="rId28" w:tooltip="Software" w:history="1">
        <w:r w:rsidRPr="00977642">
          <w:rPr>
            <w:rStyle w:val="Zvraznenie"/>
            <w:i w:val="0"/>
          </w:rPr>
          <w:t>softwarový</w:t>
        </w:r>
      </w:hyperlink>
      <w:r w:rsidRPr="00977642">
        <w:rPr>
          <w:rStyle w:val="Zvraznenie"/>
          <w:i w:val="0"/>
        </w:rPr>
        <w:t> </w:t>
      </w:r>
      <w:hyperlink r:id="rId29" w:tooltip="Server" w:history="1">
        <w:r w:rsidRPr="00977642">
          <w:rPr>
            <w:rStyle w:val="Zvraznenie"/>
            <w:i w:val="0"/>
          </w:rPr>
          <w:t>webový server</w:t>
        </w:r>
      </w:hyperlink>
      <w:r w:rsidRPr="00977642">
        <w:rPr>
          <w:rStyle w:val="Zvraznenie"/>
          <w:i w:val="0"/>
        </w:rPr>
        <w:t> s </w:t>
      </w:r>
      <w:proofErr w:type="spellStart"/>
      <w:r w:rsidR="00494930" w:rsidRPr="00977642">
        <w:fldChar w:fldCharType="begin"/>
      </w:r>
      <w:r w:rsidR="00494930" w:rsidRPr="00977642">
        <w:instrText xml:space="preserve"> HYPERLINK "https://sk.wikipedia.org/wiki/Open_source" \o "Open source" </w:instrText>
      </w:r>
      <w:r w:rsidR="00494930" w:rsidRPr="00977642">
        <w:fldChar w:fldCharType="separate"/>
      </w:r>
      <w:r w:rsidRPr="00977642">
        <w:rPr>
          <w:rStyle w:val="Zvraznenie"/>
          <w:i w:val="0"/>
        </w:rPr>
        <w:t>Opensource</w:t>
      </w:r>
      <w:proofErr w:type="spellEnd"/>
      <w:r w:rsidRPr="00977642">
        <w:rPr>
          <w:rStyle w:val="Zvraznenie"/>
          <w:i w:val="0"/>
        </w:rPr>
        <w:t xml:space="preserve"> licenciou</w:t>
      </w:r>
      <w:r w:rsidR="00494930" w:rsidRPr="00977642">
        <w:rPr>
          <w:rStyle w:val="Zvraznenie"/>
          <w:i w:val="0"/>
        </w:rPr>
        <w:fldChar w:fldCharType="end"/>
      </w:r>
      <w:r w:rsidRPr="00977642">
        <w:rPr>
          <w:rStyle w:val="Zvraznenie"/>
          <w:i w:val="0"/>
        </w:rPr>
        <w:t> pre </w:t>
      </w:r>
      <w:hyperlink r:id="rId30" w:tooltip="Linux" w:history="1">
        <w:r w:rsidRPr="00977642">
          <w:rPr>
            <w:rStyle w:val="Zvraznenie"/>
            <w:i w:val="0"/>
          </w:rPr>
          <w:t>Linux</w:t>
        </w:r>
      </w:hyperlink>
      <w:r w:rsidRPr="00977642">
        <w:rPr>
          <w:rStyle w:val="Zvraznenie"/>
          <w:i w:val="0"/>
        </w:rPr>
        <w:t>, </w:t>
      </w:r>
      <w:hyperlink r:id="rId31" w:tooltip="BSD" w:history="1">
        <w:r w:rsidRPr="00977642">
          <w:rPr>
            <w:rStyle w:val="Zvraznenie"/>
            <w:i w:val="0"/>
          </w:rPr>
          <w:t>BSD</w:t>
        </w:r>
      </w:hyperlink>
      <w:r w:rsidRPr="00977642">
        <w:rPr>
          <w:rStyle w:val="Zvraznenie"/>
          <w:i w:val="0"/>
        </w:rPr>
        <w:t>, </w:t>
      </w:r>
      <w:hyperlink r:id="rId32" w:tooltip="Microsoft Windows" w:history="1">
        <w:r w:rsidRPr="00977642">
          <w:rPr>
            <w:rStyle w:val="Zvraznenie"/>
            <w:i w:val="0"/>
          </w:rPr>
          <w:t>Microsoft Windows</w:t>
        </w:r>
      </w:hyperlink>
      <w:r w:rsidRPr="00977642">
        <w:rPr>
          <w:rStyle w:val="Zvraznenie"/>
          <w:i w:val="0"/>
        </w:rPr>
        <w:t xml:space="preserve"> a iné platformy. V </w:t>
      </w:r>
      <w:r w:rsidRPr="00977642">
        <w:rPr>
          <w:rStyle w:val="Zvraznenie"/>
          <w:i w:val="0"/>
        </w:rPr>
        <w:lastRenderedPageBreak/>
        <w:t xml:space="preserve">dnešnej dobe je najrozšírenejším na celom svete. Pre plnú </w:t>
      </w:r>
      <w:proofErr w:type="spellStart"/>
      <w:r w:rsidRPr="00977642">
        <w:rPr>
          <w:rStyle w:val="Zvraznenie"/>
          <w:i w:val="0"/>
        </w:rPr>
        <w:t>fukncionalitu</w:t>
      </w:r>
      <w:proofErr w:type="spellEnd"/>
      <w:r w:rsidRPr="00977642">
        <w:rPr>
          <w:rStyle w:val="Zvraznenie"/>
          <w:i w:val="0"/>
        </w:rPr>
        <w:t xml:space="preserve"> webového servera sme museli nainštalovať </w:t>
      </w:r>
      <w:proofErr w:type="spellStart"/>
      <w:r w:rsidRPr="00977642">
        <w:rPr>
          <w:rStyle w:val="Zvraznenie"/>
          <w:i w:val="0"/>
        </w:rPr>
        <w:t>nainštalovaťapache</w:t>
      </w:r>
      <w:proofErr w:type="spellEnd"/>
      <w:r w:rsidRPr="00977642">
        <w:rPr>
          <w:rStyle w:val="Zvraznenie"/>
          <w:i w:val="0"/>
        </w:rPr>
        <w:t xml:space="preserve">, </w:t>
      </w:r>
      <w:proofErr w:type="spellStart"/>
      <w:r w:rsidRPr="00977642">
        <w:rPr>
          <w:rStyle w:val="Zvraznenie"/>
          <w:i w:val="0"/>
        </w:rPr>
        <w:t>mysql</w:t>
      </w:r>
      <w:proofErr w:type="spellEnd"/>
      <w:r w:rsidRPr="00977642">
        <w:rPr>
          <w:rStyle w:val="Zvraznenie"/>
          <w:i w:val="0"/>
        </w:rPr>
        <w:t xml:space="preserve">, </w:t>
      </w:r>
      <w:proofErr w:type="spellStart"/>
      <w:r w:rsidRPr="00977642">
        <w:rPr>
          <w:rStyle w:val="Zvraznenie"/>
          <w:i w:val="0"/>
        </w:rPr>
        <w:t>php</w:t>
      </w:r>
      <w:proofErr w:type="spellEnd"/>
      <w:r w:rsidRPr="00977642">
        <w:rPr>
          <w:rStyle w:val="Zvraznenie"/>
          <w:i w:val="0"/>
        </w:rPr>
        <w:t xml:space="preserve"> pomocou príkazov.</w:t>
      </w:r>
    </w:p>
    <w:p w14:paraId="27719666" w14:textId="77777777" w:rsidR="00F82302" w:rsidRPr="00977642" w:rsidRDefault="009C108E" w:rsidP="007C5B10">
      <w:pPr>
        <w:pStyle w:val="kod"/>
      </w:pPr>
      <w:proofErr w:type="spellStart"/>
      <w:r w:rsidRPr="00977642">
        <w:t>a</w:t>
      </w:r>
      <w:r w:rsidR="00F82302" w:rsidRPr="00977642">
        <w:t>pt</w:t>
      </w:r>
      <w:proofErr w:type="spellEnd"/>
      <w:r w:rsidR="00F82302" w:rsidRPr="00977642">
        <w:t xml:space="preserve">-get </w:t>
      </w:r>
      <w:proofErr w:type="spellStart"/>
      <w:r w:rsidR="00F82302" w:rsidRPr="00977642">
        <w:t>install</w:t>
      </w:r>
      <w:proofErr w:type="spellEnd"/>
      <w:r w:rsidR="00F82302" w:rsidRPr="00977642">
        <w:t xml:space="preserve"> apache2</w:t>
      </w:r>
      <w:r w:rsidR="00E952A0" w:rsidRPr="00977642">
        <w:t xml:space="preserve"> </w:t>
      </w:r>
      <w:commentRangeStart w:id="102"/>
      <w:proofErr w:type="spellStart"/>
      <w:r w:rsidR="00E952A0" w:rsidRPr="00977642">
        <w:t>m</w:t>
      </w:r>
      <w:r w:rsidR="00F82302" w:rsidRPr="00977642">
        <w:t>ysql</w:t>
      </w:r>
      <w:commentRangeEnd w:id="102"/>
      <w:proofErr w:type="spellEnd"/>
      <w:r w:rsidR="00F939C3">
        <w:rPr>
          <w:rStyle w:val="Odkaznakomentr"/>
          <w:rFonts w:ascii="Times New Roman" w:hAnsi="Times New Roman" w:cs="Times New Roman"/>
        </w:rPr>
        <w:commentReference w:id="102"/>
      </w:r>
      <w:r w:rsidR="00E952A0" w:rsidRPr="00977642">
        <w:t xml:space="preserve"> </w:t>
      </w:r>
      <w:r w:rsidR="00F82302" w:rsidRPr="00977642">
        <w:t>php5</w:t>
      </w:r>
    </w:p>
    <w:p w14:paraId="4BA3A191" w14:textId="77777777" w:rsidR="00C874C5" w:rsidRPr="00977642" w:rsidRDefault="00C874C5" w:rsidP="009C108E">
      <w:pPr>
        <w:pStyle w:val="kod"/>
        <w:rPr>
          <w:rStyle w:val="Zvraznenie"/>
          <w:i w:val="0"/>
          <w:iCs w:val="0"/>
        </w:rPr>
      </w:pPr>
    </w:p>
    <w:p w14:paraId="5F7A21B3" w14:textId="58306C57" w:rsidR="00DA75E8" w:rsidRPr="00977642" w:rsidRDefault="00EF5722" w:rsidP="00AD39AA">
      <w:pPr>
        <w:ind w:firstLine="0"/>
        <w:rPr>
          <w:rStyle w:val="Zvraznenie"/>
          <w:i w:val="0"/>
        </w:rPr>
      </w:pPr>
      <w:r w:rsidRPr="00977642">
        <w:rPr>
          <w:rStyle w:val="Zvraznenie"/>
          <w:i w:val="0"/>
        </w:rPr>
        <w:t>V adresári /var/</w:t>
      </w:r>
      <w:proofErr w:type="spellStart"/>
      <w:r w:rsidRPr="00977642">
        <w:rPr>
          <w:rStyle w:val="Zvraznenie"/>
          <w:i w:val="0"/>
        </w:rPr>
        <w:t>www</w:t>
      </w:r>
      <w:proofErr w:type="spellEnd"/>
      <w:r w:rsidRPr="00977642">
        <w:rPr>
          <w:rStyle w:val="Zvraznenie"/>
          <w:i w:val="0"/>
        </w:rPr>
        <w:t>/ sme vytvorili priečinky s názvami web1 a web2</w:t>
      </w:r>
      <w:r w:rsidR="00062B04" w:rsidRPr="00977642">
        <w:rPr>
          <w:rStyle w:val="Zvraznenie"/>
          <w:i w:val="0"/>
        </w:rPr>
        <w:t xml:space="preserve">. Kde web1 a web2 predstavovali dva </w:t>
      </w:r>
      <w:proofErr w:type="spellStart"/>
      <w:r w:rsidR="00062B04" w:rsidRPr="00977642">
        <w:rPr>
          <w:rStyle w:val="Zvraznenie"/>
          <w:i w:val="0"/>
        </w:rPr>
        <w:t>virutálne</w:t>
      </w:r>
      <w:proofErr w:type="spellEnd"/>
      <w:r w:rsidR="00062B04" w:rsidRPr="00977642">
        <w:rPr>
          <w:rStyle w:val="Zvraznenie"/>
          <w:i w:val="0"/>
        </w:rPr>
        <w:t xml:space="preserve"> webové servery. Následne sme v </w:t>
      </w:r>
      <w:proofErr w:type="spellStart"/>
      <w:r w:rsidR="00062B04" w:rsidRPr="00977642">
        <w:rPr>
          <w:rStyle w:val="Zvraznenie"/>
          <w:i w:val="0"/>
        </w:rPr>
        <w:t>etc</w:t>
      </w:r>
      <w:proofErr w:type="spellEnd"/>
      <w:r w:rsidR="00062B04" w:rsidRPr="00977642">
        <w:rPr>
          <w:rStyle w:val="Zvraznenie"/>
          <w:i w:val="0"/>
        </w:rPr>
        <w:t>/apache2/</w:t>
      </w:r>
      <w:proofErr w:type="spellStart"/>
      <w:r w:rsidR="00062B04" w:rsidRPr="00977642">
        <w:rPr>
          <w:rStyle w:val="Zvraznenie"/>
          <w:i w:val="0"/>
        </w:rPr>
        <w:t>sites-available</w:t>
      </w:r>
      <w:proofErr w:type="spellEnd"/>
      <w:r w:rsidR="00D331E1" w:rsidRPr="00977642">
        <w:rPr>
          <w:rStyle w:val="Zvraznenie"/>
          <w:i w:val="0"/>
        </w:rPr>
        <w:t xml:space="preserve"> 003-wiki.sos3.local.conf sme </w:t>
      </w:r>
      <w:commentRangeStart w:id="103"/>
      <w:r w:rsidR="00D331E1" w:rsidRPr="00977642">
        <w:rPr>
          <w:rStyle w:val="Zvraznenie"/>
          <w:i w:val="0"/>
        </w:rPr>
        <w:t>pridali cestu ku web stránke /var/</w:t>
      </w:r>
      <w:proofErr w:type="spellStart"/>
      <w:r w:rsidR="00D331E1" w:rsidRPr="00977642">
        <w:rPr>
          <w:rStyle w:val="Zvraznenie"/>
          <w:i w:val="0"/>
        </w:rPr>
        <w:t>www</w:t>
      </w:r>
      <w:proofErr w:type="spellEnd"/>
      <w:r w:rsidR="00D331E1" w:rsidRPr="00977642">
        <w:rPr>
          <w:rStyle w:val="Zvraznenie"/>
          <w:i w:val="0"/>
        </w:rPr>
        <w:t>/web1 a </w:t>
      </w:r>
      <w:proofErr w:type="spellStart"/>
      <w:r w:rsidR="00D331E1" w:rsidRPr="00977642">
        <w:rPr>
          <w:rStyle w:val="Zvraznenie"/>
          <w:i w:val="0"/>
        </w:rPr>
        <w:t>ServerName</w:t>
      </w:r>
      <w:proofErr w:type="spellEnd"/>
      <w:r w:rsidR="00D331E1" w:rsidRPr="00977642">
        <w:rPr>
          <w:rStyle w:val="Zvraznenie"/>
          <w:i w:val="0"/>
        </w:rPr>
        <w:t xml:space="preserve"> web2.sos3.local. Pre </w:t>
      </w:r>
      <w:commentRangeEnd w:id="103"/>
      <w:r w:rsidR="00F939C3">
        <w:rPr>
          <w:rStyle w:val="Odkaznakomentr"/>
        </w:rPr>
        <w:commentReference w:id="103"/>
      </w:r>
      <w:proofErr w:type="spellStart"/>
      <w:r w:rsidR="00D331E1" w:rsidRPr="00977642">
        <w:rPr>
          <w:rStyle w:val="Zvraznenie"/>
          <w:i w:val="0"/>
        </w:rPr>
        <w:t>joomlu</w:t>
      </w:r>
      <w:proofErr w:type="spellEnd"/>
      <w:r w:rsidR="00D331E1" w:rsidRPr="00977642">
        <w:rPr>
          <w:rStyle w:val="Zvraznenie"/>
          <w:i w:val="0"/>
        </w:rPr>
        <w:t xml:space="preserve"> v súbore 002-joomla.sos3.local.conf sme </w:t>
      </w:r>
      <w:proofErr w:type="spellStart"/>
      <w:r w:rsidR="00D331E1" w:rsidRPr="00977642">
        <w:rPr>
          <w:rStyle w:val="Zvraznenie"/>
          <w:i w:val="0"/>
        </w:rPr>
        <w:t>pridlai</w:t>
      </w:r>
      <w:proofErr w:type="spellEnd"/>
      <w:r w:rsidR="00D331E1" w:rsidRPr="00977642">
        <w:rPr>
          <w:rStyle w:val="Zvraznenie"/>
          <w:i w:val="0"/>
        </w:rPr>
        <w:t xml:space="preserve"> cestu k </w:t>
      </w:r>
      <w:proofErr w:type="spellStart"/>
      <w:del w:id="104" w:author="Pavel Segec" w:date="2017-02-15T15:32:00Z">
        <w:r w:rsidR="00D331E1" w:rsidRPr="00977642" w:rsidDel="00F939C3">
          <w:rPr>
            <w:rStyle w:val="Zvraznenie"/>
            <w:i w:val="0"/>
          </w:rPr>
          <w:delText xml:space="preserve">súboru </w:delText>
        </w:r>
      </w:del>
      <w:ins w:id="105" w:author="Pavel Segec" w:date="2017-02-15T15:32:00Z">
        <w:r w:rsidR="00F939C3">
          <w:rPr>
            <w:rStyle w:val="Zvraznenie"/>
            <w:i w:val="0"/>
          </w:rPr>
          <w:t>adresaru</w:t>
        </w:r>
        <w:proofErr w:type="spellEnd"/>
        <w:r w:rsidR="00F939C3">
          <w:rPr>
            <w:rStyle w:val="Zvraznenie"/>
            <w:i w:val="0"/>
          </w:rPr>
          <w:t xml:space="preserve"> </w:t>
        </w:r>
        <w:proofErr w:type="spellStart"/>
        <w:r w:rsidR="00F939C3">
          <w:rPr>
            <w:rStyle w:val="Zvraznenie"/>
            <w:i w:val="0"/>
          </w:rPr>
          <w:t>ked</w:t>
        </w:r>
        <w:proofErr w:type="spellEnd"/>
        <w:r w:rsidR="00F939C3">
          <w:rPr>
            <w:rStyle w:val="Zvraznenie"/>
            <w:i w:val="0"/>
          </w:rPr>
          <w:t xml:space="preserve"> </w:t>
        </w:r>
        <w:proofErr w:type="spellStart"/>
        <w:r w:rsidR="00F939C3">
          <w:rPr>
            <w:rStyle w:val="Zvraznenie"/>
            <w:i w:val="0"/>
          </w:rPr>
          <w:t>uz</w:t>
        </w:r>
        <w:proofErr w:type="spellEnd"/>
        <w:r w:rsidR="00F939C3" w:rsidRPr="00977642">
          <w:rPr>
            <w:rStyle w:val="Zvraznenie"/>
            <w:i w:val="0"/>
          </w:rPr>
          <w:t xml:space="preserve"> </w:t>
        </w:r>
      </w:ins>
      <w:proofErr w:type="spellStart"/>
      <w:r w:rsidR="00D331E1" w:rsidRPr="00977642">
        <w:rPr>
          <w:rStyle w:val="Zvraznenie"/>
          <w:i w:val="0"/>
        </w:rPr>
        <w:t>DocumentRoot</w:t>
      </w:r>
      <w:proofErr w:type="spellEnd"/>
      <w:r w:rsidR="00D331E1" w:rsidRPr="00977642">
        <w:rPr>
          <w:rStyle w:val="Zvraznenie"/>
          <w:i w:val="0"/>
        </w:rPr>
        <w:t xml:space="preserve"> /var/</w:t>
      </w:r>
      <w:proofErr w:type="spellStart"/>
      <w:r w:rsidR="00D331E1" w:rsidRPr="00977642">
        <w:rPr>
          <w:rStyle w:val="Zvraznenie"/>
          <w:i w:val="0"/>
        </w:rPr>
        <w:t>www</w:t>
      </w:r>
      <w:proofErr w:type="spellEnd"/>
      <w:r w:rsidR="00D331E1" w:rsidRPr="00977642">
        <w:rPr>
          <w:rStyle w:val="Zvraznenie"/>
          <w:i w:val="0"/>
        </w:rPr>
        <w:t>/web1 a </w:t>
      </w:r>
      <w:proofErr w:type="spellStart"/>
      <w:r w:rsidR="00D331E1" w:rsidRPr="00977642">
        <w:rPr>
          <w:rStyle w:val="Zvraznenie"/>
          <w:i w:val="0"/>
        </w:rPr>
        <w:t>ServerName</w:t>
      </w:r>
      <w:proofErr w:type="spellEnd"/>
      <w:r w:rsidR="00D331E1" w:rsidRPr="00977642">
        <w:rPr>
          <w:rStyle w:val="Zvraznenie"/>
          <w:i w:val="0"/>
        </w:rPr>
        <w:t xml:space="preserve"> web1.sos3.</w:t>
      </w:r>
      <w:commentRangeStart w:id="106"/>
      <w:r w:rsidR="00D331E1" w:rsidRPr="00977642">
        <w:rPr>
          <w:rStyle w:val="Zvraznenie"/>
          <w:i w:val="0"/>
        </w:rPr>
        <w:t>local</w:t>
      </w:r>
      <w:commentRangeEnd w:id="106"/>
      <w:r w:rsidR="00C4582B">
        <w:rPr>
          <w:rStyle w:val="Odkaznakomentr"/>
        </w:rPr>
        <w:commentReference w:id="106"/>
      </w:r>
    </w:p>
    <w:p w14:paraId="6B6BAAB0" w14:textId="77777777" w:rsidR="006A21A5" w:rsidRPr="00977642" w:rsidRDefault="003B4CFC" w:rsidP="006A21A5">
      <w:pPr>
        <w:keepNext/>
        <w:spacing w:before="0" w:line="240" w:lineRule="auto"/>
        <w:ind w:firstLine="0"/>
        <w:jc w:val="left"/>
      </w:pPr>
      <w:r w:rsidRPr="00977642">
        <w:rPr>
          <w:iCs/>
          <w:lang w:eastAsia="sk-SK"/>
        </w:rPr>
        <w:drawing>
          <wp:inline distT="0" distB="0" distL="0" distR="0" wp14:anchorId="0B207282" wp14:editId="76D5A789">
            <wp:extent cx="5579745" cy="310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2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9E6" w14:textId="77777777" w:rsidR="00993220" w:rsidRPr="00977642" w:rsidRDefault="006A21A5" w:rsidP="00B9525A">
      <w:pPr>
        <w:pStyle w:val="Popis"/>
        <w:rPr>
          <w:rStyle w:val="Zvraznenie"/>
          <w:i w:val="0"/>
        </w:rPr>
      </w:pPr>
      <w:bookmarkStart w:id="107" w:name="_Toc474845513"/>
      <w:r w:rsidRPr="00977642">
        <w:t xml:space="preserve">Obrázok </w:t>
      </w:r>
      <w:fldSimple w:instr=" SEQ Obrázok \* ARABIC ">
        <w:r w:rsidR="00204B25" w:rsidRPr="00977642">
          <w:t>12</w:t>
        </w:r>
      </w:fldSimple>
      <w:r w:rsidR="00B9525A" w:rsidRPr="00977642">
        <w:t xml:space="preserve"> – </w:t>
      </w:r>
      <w:proofErr w:type="spellStart"/>
      <w:r w:rsidR="00B9525A" w:rsidRPr="00977642">
        <w:t>Wiki</w:t>
      </w:r>
      <w:proofErr w:type="spellEnd"/>
      <w:r w:rsidR="00B9525A" w:rsidRPr="00977642">
        <w:t xml:space="preserve"> web stránka (konfigurácia)</w:t>
      </w:r>
      <w:bookmarkEnd w:id="107"/>
    </w:p>
    <w:p w14:paraId="796E5F0C" w14:textId="77777777" w:rsidR="00596427" w:rsidRPr="00977642" w:rsidRDefault="00596427">
      <w:pPr>
        <w:spacing w:before="0" w:line="240" w:lineRule="auto"/>
        <w:ind w:firstLine="0"/>
        <w:jc w:val="left"/>
        <w:rPr>
          <w:rStyle w:val="Zvraznenie"/>
          <w:i w:val="0"/>
        </w:rPr>
      </w:pPr>
    </w:p>
    <w:p w14:paraId="1A414F0A" w14:textId="77777777" w:rsidR="006A21A5" w:rsidRPr="00977642" w:rsidRDefault="006A21A5" w:rsidP="006A21A5">
      <w:pPr>
        <w:keepNext/>
        <w:spacing w:before="0" w:line="240" w:lineRule="auto"/>
        <w:ind w:firstLine="0"/>
        <w:jc w:val="left"/>
      </w:pPr>
      <w:r w:rsidRPr="00977642">
        <w:rPr>
          <w:iCs/>
          <w:lang w:eastAsia="sk-SK"/>
        </w:rPr>
        <w:drawing>
          <wp:inline distT="0" distB="0" distL="0" distR="0" wp14:anchorId="7D892974" wp14:editId="12083C8E">
            <wp:extent cx="5577840" cy="727962"/>
            <wp:effectExtent l="19050" t="0" r="3810" b="0"/>
            <wp:docPr id="37" name="Picture 28" descr="C:\Users\Andrej\Downloads\sosko\web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ej\Downloads\sosko\weby.jpe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7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1F9E3" w14:textId="77777777" w:rsidR="006A21A5" w:rsidRPr="00977642" w:rsidRDefault="006A21A5" w:rsidP="00B9525A">
      <w:pPr>
        <w:pStyle w:val="Popis"/>
        <w:rPr>
          <w:rStyle w:val="Zvraznenie"/>
          <w:i w:val="0"/>
        </w:rPr>
      </w:pPr>
      <w:bookmarkStart w:id="108" w:name="_Toc474845514"/>
      <w:r w:rsidRPr="00977642">
        <w:t xml:space="preserve">Obrázok </w:t>
      </w:r>
      <w:fldSimple w:instr=" SEQ Obrázok \* ARABIC ">
        <w:r w:rsidR="00204B25" w:rsidRPr="00977642">
          <w:t>13</w:t>
        </w:r>
      </w:fldSimple>
      <w:r w:rsidR="00B9525A" w:rsidRPr="00977642">
        <w:t xml:space="preserve"> – Zoznam súborov </w:t>
      </w:r>
      <w:r w:rsidR="000D42DA" w:rsidRPr="00977642">
        <w:t>dostupných web</w:t>
      </w:r>
      <w:r w:rsidR="002B7727" w:rsidRPr="00977642">
        <w:t>stránok</w:t>
      </w:r>
      <w:bookmarkEnd w:id="108"/>
    </w:p>
    <w:p w14:paraId="535C6FB3" w14:textId="77777777" w:rsidR="006A21A5" w:rsidRPr="00977642" w:rsidRDefault="006A21A5">
      <w:pPr>
        <w:spacing w:before="0" w:line="240" w:lineRule="auto"/>
        <w:ind w:firstLine="0"/>
        <w:jc w:val="left"/>
        <w:rPr>
          <w:rStyle w:val="Zvraznenie"/>
          <w:i w:val="0"/>
        </w:rPr>
      </w:pPr>
    </w:p>
    <w:p w14:paraId="1C3617FF" w14:textId="77777777" w:rsidR="00993220" w:rsidRPr="00977642" w:rsidRDefault="00BE638A">
      <w:pPr>
        <w:spacing w:before="0" w:line="240" w:lineRule="auto"/>
        <w:ind w:firstLine="0"/>
        <w:jc w:val="left"/>
        <w:rPr>
          <w:rStyle w:val="Zvraznenie"/>
          <w:i w:val="0"/>
        </w:rPr>
      </w:pPr>
      <w:r w:rsidRPr="00977642">
        <w:rPr>
          <w:rStyle w:val="Zvraznenie"/>
          <w:i w:val="0"/>
        </w:rPr>
        <w:t>Následne do DNS záznamov sme museli pridať</w:t>
      </w:r>
    </w:p>
    <w:p w14:paraId="62434FAD" w14:textId="77777777" w:rsidR="00BE638A" w:rsidRPr="00977642" w:rsidRDefault="00BE638A" w:rsidP="0069475F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db.sos1.local : </w:t>
      </w:r>
    </w:p>
    <w:p w14:paraId="4B5488F9" w14:textId="77777777" w:rsidR="00BE638A" w:rsidRPr="00977642" w:rsidRDefault="00BE638A" w:rsidP="000806F1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web1 IN A 192.168.0.4</w:t>
      </w:r>
    </w:p>
    <w:p w14:paraId="05178C3B" w14:textId="77777777" w:rsidR="00BE638A" w:rsidRPr="00977642" w:rsidRDefault="00BE638A" w:rsidP="000806F1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web2 IN A 192.168.0.4</w:t>
      </w:r>
    </w:p>
    <w:p w14:paraId="736B69C1" w14:textId="77777777" w:rsidR="00BE638A" w:rsidRPr="00977642" w:rsidRDefault="00BE638A" w:rsidP="0069475F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db.sos1.public : </w:t>
      </w:r>
    </w:p>
    <w:p w14:paraId="7AC50566" w14:textId="77777777" w:rsidR="00BE638A" w:rsidRPr="00977642" w:rsidRDefault="00BE638A" w:rsidP="000806F1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web1 IN A 158.193.139.74</w:t>
      </w:r>
    </w:p>
    <w:p w14:paraId="736D16A8" w14:textId="77777777" w:rsidR="00BE638A" w:rsidRPr="00977642" w:rsidRDefault="00BE638A" w:rsidP="000806F1">
      <w:pPr>
        <w:pStyle w:val="kod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web2 IN A 158.193.139.74</w:t>
      </w:r>
    </w:p>
    <w:p w14:paraId="3B0B2DEE" w14:textId="77777777" w:rsidR="00BE638A" w:rsidRPr="00977642" w:rsidRDefault="0071009E" w:rsidP="00B436EF">
      <w:pPr>
        <w:pStyle w:val="u3"/>
        <w:rPr>
          <w:rFonts w:eastAsia="SimSun"/>
          <w:lang w:eastAsia="sk-SK"/>
        </w:rPr>
      </w:pPr>
      <w:bookmarkStart w:id="109" w:name="_Toc474850007"/>
      <w:r w:rsidRPr="00977642">
        <w:rPr>
          <w:rFonts w:eastAsia="SimSun"/>
          <w:lang w:eastAsia="sk-SK"/>
        </w:rPr>
        <w:t xml:space="preserve">Inštalácia </w:t>
      </w:r>
      <w:proofErr w:type="spellStart"/>
      <w:r w:rsidRPr="00977642">
        <w:rPr>
          <w:rFonts w:eastAsia="SimSun"/>
          <w:lang w:eastAsia="sk-SK"/>
        </w:rPr>
        <w:t>joomla</w:t>
      </w:r>
      <w:bookmarkEnd w:id="109"/>
      <w:proofErr w:type="spellEnd"/>
    </w:p>
    <w:p w14:paraId="36EDE9E4" w14:textId="77777777" w:rsidR="0071009E" w:rsidRPr="00977642" w:rsidRDefault="0071009E" w:rsidP="0071009E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lastRenderedPageBreak/>
        <w:t xml:space="preserve">V </w:t>
      </w:r>
      <w:r w:rsidR="008E5C21" w:rsidRPr="00977642">
        <w:rPr>
          <w:rFonts w:eastAsia="SimSun"/>
          <w:lang w:eastAsia="sk-SK"/>
        </w:rPr>
        <w:t>prieč</w:t>
      </w:r>
      <w:r w:rsidR="00D331E1" w:rsidRPr="00977642">
        <w:rPr>
          <w:rFonts w:eastAsia="SimSun"/>
          <w:lang w:eastAsia="sk-SK"/>
        </w:rPr>
        <w:t>inku /var/</w:t>
      </w:r>
      <w:proofErr w:type="spellStart"/>
      <w:r w:rsidR="00D331E1" w:rsidRPr="00977642">
        <w:rPr>
          <w:rFonts w:eastAsia="SimSun"/>
          <w:lang w:eastAsia="sk-SK"/>
        </w:rPr>
        <w:t>www</w:t>
      </w:r>
      <w:proofErr w:type="spellEnd"/>
      <w:r w:rsidR="00D331E1" w:rsidRPr="00977642">
        <w:rPr>
          <w:rFonts w:eastAsia="SimSun"/>
          <w:lang w:eastAsia="sk-SK"/>
        </w:rPr>
        <w:t>/web2</w:t>
      </w:r>
      <w:r w:rsidR="008E5C21" w:rsidRPr="00977642">
        <w:rPr>
          <w:rFonts w:eastAsia="SimSun"/>
          <w:lang w:eastAsia="sk-SK"/>
        </w:rPr>
        <w:t xml:space="preserve"> sme stiahli </w:t>
      </w:r>
      <w:proofErr w:type="spellStart"/>
      <w:r w:rsidR="008E5C21" w:rsidRPr="00977642">
        <w:rPr>
          <w:rFonts w:eastAsia="SimSun"/>
          <w:lang w:eastAsia="sk-SK"/>
        </w:rPr>
        <w:t>joomlu</w:t>
      </w:r>
      <w:proofErr w:type="spellEnd"/>
      <w:r w:rsidR="008E5C21" w:rsidRPr="00977642">
        <w:rPr>
          <w:rFonts w:eastAsia="SimSun"/>
          <w:lang w:eastAsia="sk-SK"/>
        </w:rPr>
        <w:t xml:space="preserve"> verziu 3.6 pomocou príkazu</w:t>
      </w:r>
    </w:p>
    <w:p w14:paraId="60328EEB" w14:textId="77777777" w:rsidR="008E5C21" w:rsidRPr="00977642" w:rsidRDefault="008E5C21" w:rsidP="00FB0F33">
      <w:pPr>
        <w:pStyle w:val="kod"/>
        <w:rPr>
          <w:rFonts w:eastAsia=".SFNSText-Regular"/>
        </w:rPr>
      </w:pPr>
      <w:proofErr w:type="spellStart"/>
      <w:r w:rsidRPr="00977642">
        <w:rPr>
          <w:rFonts w:eastAsia=".SFNSText-Regular"/>
        </w:rPr>
        <w:t>wget</w:t>
      </w:r>
      <w:proofErr w:type="spellEnd"/>
      <w:r w:rsidRPr="00977642">
        <w:rPr>
          <w:rFonts w:eastAsia=".SFNSText-Regular"/>
        </w:rPr>
        <w:t> </w:t>
      </w:r>
      <w:hyperlink r:id="rId35" w:tgtFrame="_blank" w:history="1">
        <w:r w:rsidRPr="00977642">
          <w:rPr>
            <w:rFonts w:eastAsia=".SFNSText-Regular"/>
          </w:rPr>
          <w:t>https://github.com/.../Joomla_3.6.0-Stable-Full_Package.zip</w:t>
        </w:r>
      </w:hyperlink>
    </w:p>
    <w:p w14:paraId="0EA1A4F7" w14:textId="77777777" w:rsidR="008E5C21" w:rsidRPr="00977642" w:rsidRDefault="008E5C21" w:rsidP="00FB0F33">
      <w:pPr>
        <w:ind w:firstLine="0"/>
        <w:rPr>
          <w:rFonts w:eastAsia=".SFNSText-Regular"/>
        </w:rPr>
      </w:pPr>
      <w:r w:rsidRPr="00977642">
        <w:rPr>
          <w:rFonts w:eastAsia=".SFNSText-Regular"/>
        </w:rPr>
        <w:t xml:space="preserve">V ďalšom kroku sme </w:t>
      </w:r>
      <w:proofErr w:type="spellStart"/>
      <w:r w:rsidRPr="00977642">
        <w:rPr>
          <w:rFonts w:eastAsia=".SFNSText-Regular"/>
        </w:rPr>
        <w:t>odzipovali</w:t>
      </w:r>
      <w:proofErr w:type="spellEnd"/>
      <w:r w:rsidRPr="00977642">
        <w:rPr>
          <w:rFonts w:eastAsia=".SFNSText-Regular"/>
        </w:rPr>
        <w:t xml:space="preserve"> tento súbor príkazom </w:t>
      </w:r>
    </w:p>
    <w:p w14:paraId="6A42582B" w14:textId="77777777" w:rsidR="008E5C21" w:rsidRPr="00977642" w:rsidRDefault="008E5C21" w:rsidP="008E5C21">
      <w:pPr>
        <w:rPr>
          <w:rFonts w:eastAsia="SimSun"/>
          <w:lang w:eastAsia="sk-SK"/>
        </w:rPr>
      </w:pPr>
      <w:proofErr w:type="spellStart"/>
      <w:r w:rsidRPr="00977642">
        <w:rPr>
          <w:rFonts w:eastAsia=".SFNSText-Regular"/>
        </w:rPr>
        <w:t>unzip</w:t>
      </w:r>
      <w:proofErr w:type="spellEnd"/>
      <w:r w:rsidRPr="00977642">
        <w:rPr>
          <w:rFonts w:eastAsia=".SFNSText-Regular"/>
        </w:rPr>
        <w:t xml:space="preserve"> Joomla_3.6.0-Stable-Full_Package.zip</w:t>
      </w:r>
    </w:p>
    <w:p w14:paraId="0E3D4B8E" w14:textId="1A7ADA3E" w:rsidR="008E5C21" w:rsidRPr="00977642" w:rsidRDefault="008E5C21" w:rsidP="00FB0F33">
      <w:pPr>
        <w:ind w:firstLine="0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Následne sme v prehliadač</w:t>
      </w:r>
      <w:r w:rsidR="00D331E1" w:rsidRPr="00977642">
        <w:rPr>
          <w:rFonts w:eastAsia="SimSun"/>
          <w:lang w:eastAsia="sk-SK"/>
        </w:rPr>
        <w:t>i otvorili web1.sos3.local</w:t>
      </w:r>
      <w:r w:rsidRPr="00977642">
        <w:rPr>
          <w:rFonts w:eastAsia="SimSun"/>
          <w:lang w:eastAsia="sk-SK"/>
        </w:rPr>
        <w:t xml:space="preserve"> a podľa príslušných krokov sme nainštalovali </w:t>
      </w:r>
      <w:proofErr w:type="spellStart"/>
      <w:r w:rsidRPr="00977642">
        <w:rPr>
          <w:rFonts w:eastAsia="SimSun"/>
          <w:lang w:eastAsia="sk-SK"/>
        </w:rPr>
        <w:t>joomlu</w:t>
      </w:r>
      <w:proofErr w:type="spellEnd"/>
      <w:r w:rsidRPr="00977642">
        <w:rPr>
          <w:rFonts w:eastAsia="SimSun"/>
          <w:lang w:eastAsia="sk-SK"/>
        </w:rPr>
        <w:t>.</w:t>
      </w:r>
      <w:ins w:id="110" w:author="Pavel Segec" w:date="2017-02-15T15:35:00Z">
        <w:r w:rsidR="00C4582B">
          <w:rPr>
            <w:rFonts w:eastAsia="SimSun"/>
            <w:lang w:eastAsia="sk-SK"/>
          </w:rPr>
          <w:t xml:space="preserve"> </w:t>
        </w:r>
        <w:proofErr w:type="spellStart"/>
        <w:r w:rsidR="00C4582B">
          <w:rPr>
            <w:rFonts w:eastAsia="SimSun"/>
            <w:lang w:eastAsia="sk-SK"/>
          </w:rPr>
          <w:t>Ake</w:t>
        </w:r>
        <w:proofErr w:type="spellEnd"/>
        <w:r w:rsidR="00C4582B">
          <w:rPr>
            <w:rFonts w:eastAsia="SimSun"/>
            <w:lang w:eastAsia="sk-SK"/>
          </w:rPr>
          <w:t xml:space="preserve"> </w:t>
        </w:r>
        <w:proofErr w:type="spellStart"/>
        <w:r w:rsidR="00C4582B">
          <w:rPr>
            <w:rFonts w:eastAsia="SimSun"/>
            <w:lang w:eastAsia="sk-SK"/>
          </w:rPr>
          <w:t>su</w:t>
        </w:r>
        <w:proofErr w:type="spellEnd"/>
        <w:r w:rsidR="00C4582B">
          <w:rPr>
            <w:rFonts w:eastAsia="SimSun"/>
            <w:lang w:eastAsia="sk-SK"/>
          </w:rPr>
          <w:t xml:space="preserve"> tam </w:t>
        </w:r>
        <w:proofErr w:type="spellStart"/>
        <w:r w:rsidR="00C4582B">
          <w:rPr>
            <w:rFonts w:eastAsia="SimSun"/>
            <w:lang w:eastAsia="sk-SK"/>
          </w:rPr>
          <w:t>prava</w:t>
        </w:r>
        <w:proofErr w:type="spellEnd"/>
        <w:r w:rsidR="00C4582B">
          <w:rPr>
            <w:rFonts w:eastAsia="SimSun"/>
            <w:lang w:eastAsia="sk-SK"/>
          </w:rPr>
          <w:t xml:space="preserve">? </w:t>
        </w:r>
        <w:proofErr w:type="spellStart"/>
        <w:r w:rsidR="00C4582B">
          <w:rPr>
            <w:rFonts w:eastAsia="SimSun"/>
            <w:lang w:eastAsia="sk-SK"/>
          </w:rPr>
          <w:t>Root:root</w:t>
        </w:r>
        <w:proofErr w:type="spellEnd"/>
        <w:r w:rsidR="00C4582B">
          <w:rPr>
            <w:rFonts w:eastAsia="SimSun"/>
            <w:lang w:eastAsia="sk-SK"/>
          </w:rPr>
          <w:t xml:space="preserve"> nefunguje</w:t>
        </w:r>
      </w:ins>
    </w:p>
    <w:p w14:paraId="60884992" w14:textId="77777777" w:rsidR="0071009E" w:rsidRPr="00977642" w:rsidRDefault="0071009E" w:rsidP="00B436EF">
      <w:pPr>
        <w:pStyle w:val="u3"/>
        <w:rPr>
          <w:rFonts w:eastAsia="SimSun"/>
          <w:lang w:eastAsia="sk-SK"/>
        </w:rPr>
      </w:pPr>
      <w:bookmarkStart w:id="111" w:name="_Toc474850008"/>
      <w:r w:rsidRPr="00977642">
        <w:rPr>
          <w:rFonts w:eastAsia="SimSun"/>
          <w:lang w:eastAsia="sk-SK"/>
        </w:rPr>
        <w:t xml:space="preserve">Inštalácia </w:t>
      </w:r>
      <w:proofErr w:type="spellStart"/>
      <w:r w:rsidR="008E5C21" w:rsidRPr="00977642">
        <w:rPr>
          <w:rFonts w:eastAsia="SimSun"/>
          <w:lang w:eastAsia="sk-SK"/>
        </w:rPr>
        <w:t>mediawiki</w:t>
      </w:r>
      <w:bookmarkEnd w:id="111"/>
      <w:proofErr w:type="spellEnd"/>
    </w:p>
    <w:p w14:paraId="677B4EB6" w14:textId="77777777" w:rsidR="008E5C21" w:rsidRPr="00977642" w:rsidRDefault="008E5C21" w:rsidP="00C10CB6">
      <w:pPr>
        <w:ind w:firstLine="0"/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V prieč</w:t>
      </w:r>
      <w:r w:rsidR="00D331E1" w:rsidRPr="00977642">
        <w:rPr>
          <w:rFonts w:eastAsia="SimSun"/>
          <w:lang w:eastAsia="sk-SK"/>
        </w:rPr>
        <w:t>inku var/</w:t>
      </w:r>
      <w:proofErr w:type="spellStart"/>
      <w:r w:rsidR="00D331E1" w:rsidRPr="00977642">
        <w:rPr>
          <w:rFonts w:eastAsia="SimSun"/>
          <w:lang w:eastAsia="sk-SK"/>
        </w:rPr>
        <w:t>www</w:t>
      </w:r>
      <w:proofErr w:type="spellEnd"/>
      <w:r w:rsidR="00D331E1" w:rsidRPr="00977642">
        <w:rPr>
          <w:rFonts w:eastAsia="SimSun"/>
          <w:lang w:eastAsia="sk-SK"/>
        </w:rPr>
        <w:t>/web1</w:t>
      </w:r>
      <w:r w:rsidRPr="00977642">
        <w:rPr>
          <w:rFonts w:eastAsia="SimSun"/>
          <w:lang w:eastAsia="sk-SK"/>
        </w:rPr>
        <w:t xml:space="preserve"> sme stiahli </w:t>
      </w:r>
      <w:proofErr w:type="spellStart"/>
      <w:r w:rsidRPr="00977642">
        <w:rPr>
          <w:rFonts w:eastAsia="SimSun"/>
          <w:lang w:eastAsia="sk-SK"/>
        </w:rPr>
        <w:t>Wikimedia</w:t>
      </w:r>
      <w:proofErr w:type="spellEnd"/>
      <w:r w:rsidRPr="00977642">
        <w:rPr>
          <w:rFonts w:eastAsia="SimSun"/>
          <w:lang w:eastAsia="sk-SK"/>
        </w:rPr>
        <w:t xml:space="preserve"> pomocou príkazu</w:t>
      </w:r>
      <w:r w:rsidRPr="00977642">
        <w:rPr>
          <w:rStyle w:val="kodChar"/>
          <w:rFonts w:eastAsia="SimSun"/>
        </w:rPr>
        <w:t>Wget</w:t>
      </w:r>
      <w:hyperlink r:id="rId36" w:history="1">
        <w:r w:rsidRPr="00977642">
          <w:rPr>
            <w:rStyle w:val="kodChar"/>
            <w:lang w:eastAsia="sk-SK"/>
          </w:rPr>
          <w:t>https://www.mediawiki.org/wiki/Download</w:t>
        </w:r>
        <w:r w:rsidRPr="00977642">
          <w:rPr>
            <w:rStyle w:val="kodChar"/>
            <w:rFonts w:eastAsia="SimSun"/>
            <w:lang w:eastAsia="sk-SK"/>
          </w:rPr>
          <w:t>/mediawiki-1.2.8.zip</w:t>
        </w:r>
      </w:hyperlink>
      <w:r w:rsidRPr="00977642">
        <w:rPr>
          <w:rFonts w:eastAsia="SimSun"/>
          <w:lang w:eastAsia="sk-SK"/>
        </w:rPr>
        <w:t xml:space="preserve">Následne sme </w:t>
      </w:r>
      <w:proofErr w:type="spellStart"/>
      <w:r w:rsidRPr="00977642">
        <w:rPr>
          <w:rFonts w:eastAsia="SimSun"/>
          <w:lang w:eastAsia="sk-SK"/>
        </w:rPr>
        <w:t>odzipovali</w:t>
      </w:r>
      <w:proofErr w:type="spellEnd"/>
      <w:r w:rsidRPr="00977642">
        <w:rPr>
          <w:rFonts w:eastAsia="SimSun"/>
          <w:lang w:eastAsia="sk-SK"/>
        </w:rPr>
        <w:t xml:space="preserve"> tento súbor </w:t>
      </w:r>
      <w:proofErr w:type="spellStart"/>
      <w:r w:rsidRPr="00977642">
        <w:rPr>
          <w:rFonts w:eastAsia="SimSun"/>
          <w:lang w:eastAsia="sk-SK"/>
        </w:rPr>
        <w:t>príkazom</w:t>
      </w:r>
      <w:r w:rsidR="00FB0F33" w:rsidRPr="00977642">
        <w:rPr>
          <w:rStyle w:val="kodChar"/>
          <w:rFonts w:eastAsia="SimSun"/>
        </w:rPr>
        <w:t>Unzip</w:t>
      </w:r>
      <w:proofErr w:type="spellEnd"/>
      <w:r w:rsidR="00FB0F33" w:rsidRPr="00977642">
        <w:rPr>
          <w:rStyle w:val="kodChar"/>
          <w:rFonts w:eastAsia="SimSun"/>
        </w:rPr>
        <w:t xml:space="preserve"> mediawiki-1.2.8.zip</w:t>
      </w:r>
      <w:r w:rsidR="00FB0F33" w:rsidRPr="00977642">
        <w:rPr>
          <w:rFonts w:eastAsia="SimSun"/>
          <w:lang w:eastAsia="sk-SK"/>
        </w:rPr>
        <w:t xml:space="preserve"> A v poslednom kroku sme v prehliadači </w:t>
      </w:r>
      <w:r w:rsidR="00D331E1" w:rsidRPr="00977642">
        <w:rPr>
          <w:rFonts w:eastAsia="SimSun"/>
          <w:lang w:eastAsia="sk-SK"/>
        </w:rPr>
        <w:t>web2.sos3.local</w:t>
      </w:r>
      <w:r w:rsidR="00FB0F33" w:rsidRPr="00977642">
        <w:rPr>
          <w:rFonts w:eastAsia="SimSun"/>
          <w:lang w:eastAsia="sk-SK"/>
        </w:rPr>
        <w:t xml:space="preserve"> nainštalovali </w:t>
      </w:r>
      <w:proofErr w:type="spellStart"/>
      <w:r w:rsidR="00FB0F33" w:rsidRPr="00977642">
        <w:rPr>
          <w:rFonts w:eastAsia="SimSun"/>
          <w:lang w:eastAsia="sk-SK"/>
        </w:rPr>
        <w:t>mediawiki</w:t>
      </w:r>
      <w:proofErr w:type="spellEnd"/>
      <w:r w:rsidR="00FB0F33" w:rsidRPr="00977642">
        <w:rPr>
          <w:rFonts w:eastAsia="SimSun"/>
          <w:lang w:eastAsia="sk-SK"/>
        </w:rPr>
        <w:t>.</w:t>
      </w:r>
    </w:p>
    <w:p w14:paraId="008792CF" w14:textId="77777777" w:rsidR="00FB0F33" w:rsidRPr="00977642" w:rsidRDefault="00FB0F33" w:rsidP="00FB0F33">
      <w:pPr>
        <w:rPr>
          <w:rFonts w:eastAsia="SimSun"/>
          <w:lang w:eastAsia="sk-SK"/>
        </w:rPr>
      </w:pPr>
    </w:p>
    <w:p w14:paraId="6C17B7E2" w14:textId="77777777" w:rsidR="00FB0F33" w:rsidRPr="00977642" w:rsidRDefault="000806F1" w:rsidP="00B436EF">
      <w:pPr>
        <w:pStyle w:val="u2"/>
        <w:rPr>
          <w:rFonts w:eastAsia="SimSun"/>
          <w:lang w:eastAsia="sk-SK"/>
        </w:rPr>
      </w:pPr>
      <w:bookmarkStart w:id="112" w:name="_Toc474850009"/>
      <w:r w:rsidRPr="00977642">
        <w:rPr>
          <w:rFonts w:eastAsia="SimSun"/>
          <w:lang w:eastAsia="sk-SK"/>
        </w:rPr>
        <w:t>Poštový server</w:t>
      </w:r>
      <w:bookmarkEnd w:id="112"/>
    </w:p>
    <w:p w14:paraId="64F64B24" w14:textId="77777777" w:rsidR="006210F2" w:rsidRPr="00977642" w:rsidRDefault="00503258" w:rsidP="006210F2">
      <w:r w:rsidRPr="00977642">
        <w:rPr>
          <w:rFonts w:eastAsia="SimSun"/>
          <w:lang w:eastAsia="sk-SK"/>
        </w:rPr>
        <w:t xml:space="preserve">Na poštový server sme použili </w:t>
      </w:r>
      <w:proofErr w:type="spellStart"/>
      <w:r w:rsidRPr="00977642">
        <w:rPr>
          <w:rFonts w:eastAsia="SimSun"/>
          <w:lang w:eastAsia="sk-SK"/>
        </w:rPr>
        <w:t>postfix.</w:t>
      </w:r>
      <w:r w:rsidR="006210F2" w:rsidRPr="00977642">
        <w:rPr>
          <w:rFonts w:ascii="Helvetica" w:hAnsi="Helvetica"/>
          <w:b/>
          <w:bCs/>
          <w:color w:val="252525"/>
          <w:sz w:val="21"/>
          <w:szCs w:val="21"/>
          <w:shd w:val="clear" w:color="auto" w:fill="FFFFFF"/>
        </w:rPr>
        <w:t>Postfix</w:t>
      </w:r>
      <w:proofErr w:type="spellEnd"/>
      <w:r w:rsidR="006210F2" w:rsidRPr="00977642">
        <w:rPr>
          <w:rStyle w:val="apple-converted-space"/>
          <w:rFonts w:ascii="Helvetica" w:hAnsi="Helvetica"/>
          <w:color w:val="252525"/>
          <w:sz w:val="21"/>
          <w:szCs w:val="21"/>
          <w:shd w:val="clear" w:color="auto" w:fill="FFFFFF"/>
        </w:rPr>
        <w:t> </w:t>
      </w:r>
      <w:r w:rsidR="006210F2" w:rsidRPr="00977642">
        <w:rPr>
          <w:rFonts w:ascii="Helvetica" w:hAnsi="Helvetica"/>
          <w:color w:val="252525"/>
          <w:sz w:val="21"/>
          <w:szCs w:val="21"/>
          <w:shd w:val="clear" w:color="auto" w:fill="FFFFFF"/>
        </w:rPr>
        <w:t>je počítačový program pre</w:t>
      </w:r>
      <w:r w:rsidR="006210F2" w:rsidRPr="00977642">
        <w:rPr>
          <w:rStyle w:val="apple-converted-space"/>
          <w:rFonts w:ascii="Helvetica" w:hAnsi="Helvetica"/>
          <w:color w:val="252525"/>
          <w:sz w:val="21"/>
          <w:szCs w:val="21"/>
          <w:shd w:val="clear" w:color="auto" w:fill="FFFFFF"/>
        </w:rPr>
        <w:t> </w:t>
      </w:r>
      <w:r w:rsidR="006210F2" w:rsidRPr="00977642">
        <w:rPr>
          <w:rFonts w:ascii="Helvetica" w:hAnsi="Helvetica"/>
          <w:sz w:val="21"/>
          <w:szCs w:val="21"/>
          <w:shd w:val="clear" w:color="auto" w:fill="FFFFFF"/>
        </w:rPr>
        <w:t>unixové systémy</w:t>
      </w:r>
      <w:r w:rsidR="006210F2" w:rsidRPr="00977642">
        <w:rPr>
          <w:rStyle w:val="apple-converted-space"/>
          <w:rFonts w:ascii="Helvetica" w:hAnsi="Helvetica"/>
          <w:color w:val="252525"/>
          <w:sz w:val="21"/>
          <w:szCs w:val="21"/>
          <w:shd w:val="clear" w:color="auto" w:fill="FFFFFF"/>
        </w:rPr>
        <w:t> </w:t>
      </w:r>
      <w:r w:rsidR="006210F2" w:rsidRPr="00977642">
        <w:rPr>
          <w:rFonts w:ascii="Helvetica" w:hAnsi="Helvetica"/>
          <w:color w:val="252525"/>
          <w:sz w:val="21"/>
          <w:szCs w:val="21"/>
          <w:shd w:val="clear" w:color="auto" w:fill="FFFFFF"/>
        </w:rPr>
        <w:t>pro prepravu</w:t>
      </w:r>
      <w:r w:rsidR="006210F2" w:rsidRPr="00977642">
        <w:rPr>
          <w:rStyle w:val="apple-converted-space"/>
          <w:rFonts w:ascii="Helvetica" w:hAnsi="Helvetica"/>
          <w:color w:val="252525"/>
          <w:sz w:val="21"/>
          <w:szCs w:val="21"/>
          <w:shd w:val="clear" w:color="auto" w:fill="FFFFFF"/>
        </w:rPr>
        <w:t> </w:t>
      </w:r>
      <w:r w:rsidR="00E65BF5" w:rsidRPr="00977642">
        <w:rPr>
          <w:rFonts w:ascii="Helvetica" w:hAnsi="Helvetica"/>
          <w:sz w:val="21"/>
          <w:szCs w:val="21"/>
          <w:shd w:val="clear" w:color="auto" w:fill="FFFFFF"/>
        </w:rPr>
        <w:t>elektronicke</w:t>
      </w:r>
      <w:r w:rsidR="006210F2" w:rsidRPr="00977642">
        <w:rPr>
          <w:rFonts w:ascii="Helvetica" w:hAnsi="Helvetica"/>
          <w:sz w:val="21"/>
          <w:szCs w:val="21"/>
          <w:shd w:val="clear" w:color="auto" w:fill="FFFFFF"/>
        </w:rPr>
        <w:t>j pošty</w:t>
      </w:r>
      <w:r w:rsidR="006210F2" w:rsidRPr="00977642">
        <w:rPr>
          <w:rStyle w:val="apple-converted-space"/>
          <w:rFonts w:ascii="Helvetica" w:hAnsi="Helvetica"/>
          <w:color w:val="252525"/>
          <w:sz w:val="21"/>
          <w:szCs w:val="21"/>
          <w:shd w:val="clear" w:color="auto" w:fill="FFFFFF"/>
        </w:rPr>
        <w:t> </w:t>
      </w:r>
      <w:r w:rsidR="006210F2" w:rsidRPr="00977642">
        <w:rPr>
          <w:rFonts w:ascii="Helvetica" w:hAnsi="Helvetica"/>
          <w:color w:val="252525"/>
          <w:sz w:val="21"/>
          <w:szCs w:val="21"/>
          <w:shd w:val="clear" w:color="auto" w:fill="FFFFFF"/>
        </w:rPr>
        <w:t>(</w:t>
      </w:r>
      <w:r w:rsidR="006210F2" w:rsidRPr="00977642">
        <w:rPr>
          <w:rFonts w:ascii="Helvetica" w:hAnsi="Helvetica"/>
          <w:sz w:val="21"/>
          <w:szCs w:val="21"/>
          <w:shd w:val="clear" w:color="auto" w:fill="FFFFFF"/>
        </w:rPr>
        <w:t>MTA)</w:t>
      </w:r>
      <w:r w:rsidR="006210F2" w:rsidRPr="00977642">
        <w:rPr>
          <w:rFonts w:ascii="Helvetica" w:hAnsi="Helvetica"/>
          <w:color w:val="252525"/>
          <w:sz w:val="21"/>
          <w:szCs w:val="21"/>
          <w:shd w:val="clear" w:color="auto" w:fill="FFFFFF"/>
        </w:rPr>
        <w:t>.</w:t>
      </w:r>
    </w:p>
    <w:p w14:paraId="57AD9AFD" w14:textId="5D5A642C" w:rsidR="000806F1" w:rsidRDefault="00EB62D3" w:rsidP="005F07E2">
      <w:pPr>
        <w:rPr>
          <w:ins w:id="113" w:author="Pavel Segec" w:date="2017-02-15T15:36:00Z"/>
          <w:rFonts w:eastAsia="SimSun"/>
        </w:rPr>
      </w:pPr>
      <w:r w:rsidRPr="00977642">
        <w:rPr>
          <w:rFonts w:eastAsia="SimSun"/>
          <w:lang w:eastAsia="sk-SK"/>
        </w:rPr>
        <w:t xml:space="preserve">Najprv bolo </w:t>
      </w:r>
      <w:proofErr w:type="spellStart"/>
      <w:r w:rsidRPr="00977642">
        <w:rPr>
          <w:rFonts w:eastAsia="SimSun"/>
          <w:lang w:eastAsia="sk-SK"/>
        </w:rPr>
        <w:t>ptorebné</w:t>
      </w:r>
      <w:proofErr w:type="spellEnd"/>
      <w:r w:rsidRPr="00977642">
        <w:rPr>
          <w:rFonts w:eastAsia="SimSun"/>
          <w:lang w:eastAsia="sk-SK"/>
        </w:rPr>
        <w:t xml:space="preserve"> nainštalovať </w:t>
      </w:r>
      <w:proofErr w:type="spellStart"/>
      <w:r w:rsidRPr="00977642">
        <w:rPr>
          <w:rFonts w:eastAsia="SimSun"/>
          <w:lang w:eastAsia="sk-SK"/>
        </w:rPr>
        <w:t>postfix</w:t>
      </w:r>
      <w:proofErr w:type="spellEnd"/>
      <w:r w:rsidRPr="00977642">
        <w:rPr>
          <w:rFonts w:eastAsia="SimSun"/>
          <w:lang w:eastAsia="sk-SK"/>
        </w:rPr>
        <w:t xml:space="preserve"> príkazom </w:t>
      </w:r>
      <w:proofErr w:type="spellStart"/>
      <w:r w:rsidRPr="00977642">
        <w:rPr>
          <w:rFonts w:eastAsia="SimSun"/>
        </w:rPr>
        <w:t>apt</w:t>
      </w:r>
      <w:proofErr w:type="spellEnd"/>
      <w:r w:rsidRPr="00977642">
        <w:rPr>
          <w:rFonts w:eastAsia="SimSun"/>
        </w:rPr>
        <w:t xml:space="preserve">-get </w:t>
      </w:r>
      <w:proofErr w:type="spellStart"/>
      <w:r w:rsidRPr="00977642">
        <w:rPr>
          <w:rFonts w:eastAsia="SimSun"/>
        </w:rPr>
        <w:t>installpostfix</w:t>
      </w:r>
      <w:proofErr w:type="spellEnd"/>
      <w:r w:rsidRPr="00977642">
        <w:rPr>
          <w:rFonts w:eastAsia="SimSun"/>
          <w:lang w:eastAsia="sk-SK"/>
        </w:rPr>
        <w:t xml:space="preserve"> prešli sme inštaláciou kde sme nastavili </w:t>
      </w:r>
      <w:proofErr w:type="spellStart"/>
      <w:r w:rsidRPr="00977642">
        <w:rPr>
          <w:rFonts w:eastAsia="SimSun"/>
          <w:lang w:eastAsia="sk-SK"/>
        </w:rPr>
        <w:t>hostname</w:t>
      </w:r>
      <w:proofErr w:type="spellEnd"/>
      <w:r w:rsidRPr="00977642">
        <w:rPr>
          <w:rFonts w:eastAsia="SimSun"/>
          <w:lang w:eastAsia="sk-SK"/>
        </w:rPr>
        <w:t xml:space="preserve"> sos3.local. </w:t>
      </w:r>
      <w:r w:rsidR="003A283E" w:rsidRPr="00977642">
        <w:rPr>
          <w:rFonts w:eastAsia="SimSun"/>
          <w:lang w:eastAsia="sk-SK"/>
        </w:rPr>
        <w:t xml:space="preserve">Následne sme museli reštartovať </w:t>
      </w:r>
      <w:proofErr w:type="spellStart"/>
      <w:r w:rsidR="003A283E" w:rsidRPr="00977642">
        <w:rPr>
          <w:rFonts w:eastAsia="SimSun"/>
          <w:lang w:eastAsia="sk-SK"/>
        </w:rPr>
        <w:t>postfix</w:t>
      </w:r>
      <w:r w:rsidR="003A283E" w:rsidRPr="00977642">
        <w:rPr>
          <w:rStyle w:val="kodChar"/>
          <w:rFonts w:eastAsia="SimSun"/>
        </w:rPr>
        <w:t>servicepostfixrestart</w:t>
      </w:r>
      <w:proofErr w:type="spellEnd"/>
      <w:r w:rsidR="003A283E" w:rsidRPr="00977642">
        <w:rPr>
          <w:rStyle w:val="kodChar"/>
          <w:rFonts w:eastAsia="SimSun"/>
        </w:rPr>
        <w:t xml:space="preserve">. </w:t>
      </w:r>
      <w:r w:rsidR="0035648C" w:rsidRPr="00977642">
        <w:rPr>
          <w:rFonts w:eastAsia="SimSun"/>
        </w:rPr>
        <w:t xml:space="preserve">V súbore /etc/postfix/main.cf je potrebné upraviť </w:t>
      </w:r>
      <w:proofErr w:type="spellStart"/>
      <w:r w:rsidR="00B96A68" w:rsidRPr="00977642">
        <w:rPr>
          <w:rStyle w:val="kodChar"/>
          <w:rFonts w:eastAsia="SimSun"/>
        </w:rPr>
        <w:t>myhostname</w:t>
      </w:r>
      <w:proofErr w:type="spellEnd"/>
      <w:r w:rsidR="00B96A68" w:rsidRPr="00977642">
        <w:rPr>
          <w:rStyle w:val="kodChar"/>
          <w:rFonts w:eastAsia="SimSun"/>
        </w:rPr>
        <w:t xml:space="preserve"> = sos3.local</w:t>
      </w:r>
      <w:r w:rsidR="00B96A68" w:rsidRPr="00977642">
        <w:rPr>
          <w:rFonts w:eastAsia="SimSun"/>
        </w:rPr>
        <w:t xml:space="preserve">, </w:t>
      </w:r>
      <w:proofErr w:type="spellStart"/>
      <w:r w:rsidR="00B96A68" w:rsidRPr="00977642">
        <w:rPr>
          <w:rFonts w:eastAsia="SimSun"/>
        </w:rPr>
        <w:t>odkomentovať</w:t>
      </w:r>
      <w:r w:rsidR="00B96A68" w:rsidRPr="00977642">
        <w:rPr>
          <w:rStyle w:val="kodChar"/>
          <w:rFonts w:eastAsia="SimSun"/>
        </w:rPr>
        <w:t>myorigin</w:t>
      </w:r>
      <w:proofErr w:type="spellEnd"/>
      <w:r w:rsidR="00B96A68" w:rsidRPr="00977642">
        <w:rPr>
          <w:rStyle w:val="kodChar"/>
          <w:rFonts w:eastAsia="SimSun"/>
        </w:rPr>
        <w:t xml:space="preserve"> = $</w:t>
      </w:r>
      <w:proofErr w:type="spellStart"/>
      <w:r w:rsidR="00B96A68" w:rsidRPr="00977642">
        <w:rPr>
          <w:rStyle w:val="kodChar"/>
          <w:rFonts w:eastAsia="SimSun"/>
        </w:rPr>
        <w:t>myhostname</w:t>
      </w:r>
      <w:proofErr w:type="spellEnd"/>
      <w:r w:rsidR="005F07E2" w:rsidRPr="00977642">
        <w:rPr>
          <w:rFonts w:eastAsia="SimSun"/>
        </w:rPr>
        <w:t xml:space="preserve">, taktiež </w:t>
      </w:r>
      <w:proofErr w:type="spellStart"/>
      <w:r w:rsidR="005F07E2" w:rsidRPr="00977642">
        <w:rPr>
          <w:rFonts w:eastAsia="SimSun"/>
        </w:rPr>
        <w:t>odkomentovať</w:t>
      </w:r>
      <w:r w:rsidR="005F07E2" w:rsidRPr="00977642">
        <w:rPr>
          <w:rStyle w:val="kodChar"/>
          <w:rFonts w:eastAsia="SimSun"/>
        </w:rPr>
        <w:t>inet_interfaces</w:t>
      </w:r>
      <w:proofErr w:type="spellEnd"/>
      <w:r w:rsidR="005F07E2" w:rsidRPr="00977642">
        <w:rPr>
          <w:rStyle w:val="kodChar"/>
          <w:rFonts w:eastAsia="SimSun"/>
        </w:rPr>
        <w:t xml:space="preserve"> = </w:t>
      </w:r>
      <w:proofErr w:type="spellStart"/>
      <w:r w:rsidR="005F07E2" w:rsidRPr="00977642">
        <w:rPr>
          <w:rStyle w:val="kodChar"/>
          <w:rFonts w:eastAsia="SimSun"/>
        </w:rPr>
        <w:t>all</w:t>
      </w:r>
      <w:proofErr w:type="spellEnd"/>
      <w:r w:rsidR="005F07E2" w:rsidRPr="00977642">
        <w:rPr>
          <w:rStyle w:val="kodChar"/>
          <w:rFonts w:eastAsia="SimSun"/>
        </w:rPr>
        <w:t xml:space="preserve"> a </w:t>
      </w:r>
      <w:proofErr w:type="spellStart"/>
      <w:r w:rsidR="005F07E2" w:rsidRPr="00977642">
        <w:rPr>
          <w:rStyle w:val="kodChar"/>
          <w:rFonts w:eastAsia="SimSun"/>
        </w:rPr>
        <w:t>inet_protocols</w:t>
      </w:r>
      <w:proofErr w:type="spellEnd"/>
      <w:r w:rsidR="005F07E2" w:rsidRPr="00977642">
        <w:rPr>
          <w:rStyle w:val="kodChar"/>
          <w:rFonts w:eastAsia="SimSun"/>
        </w:rPr>
        <w:t xml:space="preserve"> = </w:t>
      </w:r>
      <w:proofErr w:type="spellStart"/>
      <w:r w:rsidR="005F07E2" w:rsidRPr="00977642">
        <w:rPr>
          <w:rStyle w:val="kodChar"/>
          <w:rFonts w:eastAsia="SimSun"/>
        </w:rPr>
        <w:t>all</w:t>
      </w:r>
      <w:proofErr w:type="spellEnd"/>
      <w:r w:rsidR="005F07E2" w:rsidRPr="00977642">
        <w:rPr>
          <w:rFonts w:eastAsia="SimSun"/>
        </w:rPr>
        <w:t xml:space="preserve"> a tiež bolo potrebné pridať </w:t>
      </w:r>
      <w:proofErr w:type="spellStart"/>
      <w:r w:rsidR="005F07E2" w:rsidRPr="00977642">
        <w:rPr>
          <w:rStyle w:val="kodChar"/>
          <w:rFonts w:eastAsia="SimSun"/>
        </w:rPr>
        <w:t>mynetworks</w:t>
      </w:r>
      <w:proofErr w:type="spellEnd"/>
      <w:r w:rsidR="005F07E2" w:rsidRPr="00977642">
        <w:rPr>
          <w:rStyle w:val="kodChar"/>
          <w:rFonts w:eastAsia="SimSun"/>
        </w:rPr>
        <w:t xml:space="preserve"> = 192.168.1.0/24 192.168.0.0/24</w:t>
      </w:r>
      <w:r w:rsidR="005F07E2" w:rsidRPr="00977642">
        <w:rPr>
          <w:rFonts w:eastAsia="SimSun"/>
        </w:rPr>
        <w:t xml:space="preserve">. </w:t>
      </w:r>
      <w:proofErr w:type="spellStart"/>
      <w:r w:rsidR="005F07E2" w:rsidRPr="00977642">
        <w:rPr>
          <w:rStyle w:val="kodChar"/>
          <w:rFonts w:eastAsia="SimSun"/>
        </w:rPr>
        <w:t>Mail_spool_directory</w:t>
      </w:r>
      <w:proofErr w:type="spellEnd"/>
      <w:r w:rsidR="005F07E2" w:rsidRPr="00977642">
        <w:rPr>
          <w:rStyle w:val="kodChar"/>
          <w:rFonts w:eastAsia="SimSun"/>
        </w:rPr>
        <w:t xml:space="preserve"> = /var/</w:t>
      </w:r>
      <w:proofErr w:type="spellStart"/>
      <w:r w:rsidR="005F07E2" w:rsidRPr="00977642">
        <w:rPr>
          <w:rStyle w:val="kodChar"/>
          <w:rFonts w:eastAsia="SimSun"/>
        </w:rPr>
        <w:t>spool</w:t>
      </w:r>
      <w:proofErr w:type="spellEnd"/>
      <w:r w:rsidR="005F07E2" w:rsidRPr="00977642">
        <w:rPr>
          <w:rStyle w:val="kodChar"/>
          <w:rFonts w:eastAsia="SimSun"/>
        </w:rPr>
        <w:t>/</w:t>
      </w:r>
      <w:proofErr w:type="spellStart"/>
      <w:r w:rsidR="005F07E2" w:rsidRPr="00977642">
        <w:rPr>
          <w:rStyle w:val="kodChar"/>
          <w:rFonts w:eastAsia="SimSun"/>
        </w:rPr>
        <w:t>mail</w:t>
      </w:r>
      <w:r w:rsidR="009B24FE" w:rsidRPr="00977642">
        <w:rPr>
          <w:rFonts w:eastAsia="SimSun"/>
        </w:rPr>
        <w:t>je</w:t>
      </w:r>
      <w:proofErr w:type="spellEnd"/>
      <w:r w:rsidR="009B24FE" w:rsidRPr="00977642">
        <w:rPr>
          <w:rFonts w:eastAsia="SimSun"/>
        </w:rPr>
        <w:t xml:space="preserve"> cesta ku mailu. Následne nám po </w:t>
      </w:r>
      <w:proofErr w:type="spellStart"/>
      <w:r w:rsidR="009B24FE" w:rsidRPr="00977642">
        <w:rPr>
          <w:rFonts w:eastAsia="SimSun"/>
        </w:rPr>
        <w:t>restarte</w:t>
      </w:r>
      <w:proofErr w:type="spellEnd"/>
      <w:r w:rsidR="009B24FE" w:rsidRPr="00977642">
        <w:rPr>
          <w:rFonts w:eastAsia="SimSun"/>
        </w:rPr>
        <w:t xml:space="preserve"> servera vypísalo </w:t>
      </w:r>
      <w:proofErr w:type="spellStart"/>
      <w:r w:rsidR="009B24FE" w:rsidRPr="00977642">
        <w:rPr>
          <w:rFonts w:eastAsia="SimSun"/>
        </w:rPr>
        <w:t>startedpostix</w:t>
      </w:r>
      <w:proofErr w:type="spellEnd"/>
      <w:r w:rsidR="009B24FE" w:rsidRPr="00977642">
        <w:rPr>
          <w:rFonts w:eastAsia="SimSun"/>
        </w:rPr>
        <w:t xml:space="preserve">: </w:t>
      </w:r>
      <w:proofErr w:type="spellStart"/>
      <w:r w:rsidR="009B24FE" w:rsidRPr="00977642">
        <w:rPr>
          <w:rFonts w:eastAsia="SimSun"/>
        </w:rPr>
        <w:t>ok</w:t>
      </w:r>
      <w:proofErr w:type="spellEnd"/>
      <w:r w:rsidR="009B24FE" w:rsidRPr="00977642">
        <w:rPr>
          <w:rFonts w:eastAsia="SimSun"/>
        </w:rPr>
        <w:t>.</w:t>
      </w:r>
    </w:p>
    <w:p w14:paraId="6FC1DA34" w14:textId="1A9DD29E" w:rsidR="00C4582B" w:rsidRPr="00977642" w:rsidRDefault="00C4582B" w:rsidP="005F07E2">
      <w:pPr>
        <w:rPr>
          <w:rFonts w:eastAsia="SimSun"/>
        </w:rPr>
      </w:pPr>
      <w:ins w:id="114" w:author="Pavel Segec" w:date="2017-02-15T15:36:00Z">
        <w:r>
          <w:rPr>
            <w:rFonts w:eastAsia="SimSun"/>
          </w:rPr>
          <w:t xml:space="preserve">Toto </w:t>
        </w:r>
        <w:proofErr w:type="spellStart"/>
        <w:r>
          <w:rPr>
            <w:rFonts w:eastAsia="SimSun"/>
          </w:rPr>
          <w:t>nieje</w:t>
        </w:r>
        <w:proofErr w:type="spellEnd"/>
        <w:r>
          <w:rPr>
            <w:rFonts w:eastAsia="SimSun"/>
          </w:rPr>
          <w:t xml:space="preserve"> </w:t>
        </w:r>
        <w:proofErr w:type="spellStart"/>
        <w:r>
          <w:rPr>
            <w:rFonts w:eastAsia="SimSun"/>
          </w:rPr>
          <w:t>uplne</w:t>
        </w:r>
        <w:proofErr w:type="spellEnd"/>
        <w:r>
          <w:rPr>
            <w:rFonts w:eastAsia="SimSun"/>
          </w:rPr>
          <w:t xml:space="preserve"> ani </w:t>
        </w:r>
        <w:proofErr w:type="spellStart"/>
        <w:r>
          <w:rPr>
            <w:rFonts w:eastAsia="SimSun"/>
          </w:rPr>
          <w:t>zdaleka</w:t>
        </w:r>
      </w:ins>
      <w:proofErr w:type="spellEnd"/>
    </w:p>
    <w:p w14:paraId="3A1FBFDD" w14:textId="77777777" w:rsidR="00C874C5" w:rsidRPr="00977642" w:rsidRDefault="00C874C5" w:rsidP="005F07E2">
      <w:pPr>
        <w:rPr>
          <w:rFonts w:eastAsia="SimSun"/>
          <w:lang w:eastAsia="sk-SK"/>
        </w:rPr>
      </w:pPr>
    </w:p>
    <w:p w14:paraId="6F1066F6" w14:textId="77777777" w:rsidR="00C874C5" w:rsidRPr="00977642" w:rsidRDefault="00C874C5">
      <w:pPr>
        <w:spacing w:before="0" w:line="240" w:lineRule="auto"/>
        <w:ind w:firstLine="0"/>
        <w:jc w:val="left"/>
        <w:rPr>
          <w:rStyle w:val="Zvraznenie"/>
          <w:b/>
          <w:i w:val="0"/>
          <w:caps/>
          <w:sz w:val="44"/>
        </w:rPr>
      </w:pPr>
      <w:r w:rsidRPr="00977642">
        <w:rPr>
          <w:rStyle w:val="Zvraznenie"/>
          <w:i w:val="0"/>
        </w:rPr>
        <w:br w:type="page"/>
      </w:r>
    </w:p>
    <w:p w14:paraId="634AD7DD" w14:textId="77777777" w:rsidR="00BE638A" w:rsidRPr="00977642" w:rsidRDefault="002B4FDA" w:rsidP="00B436EF">
      <w:pPr>
        <w:pStyle w:val="u1"/>
        <w:rPr>
          <w:rStyle w:val="Zvraznenie"/>
          <w:i w:val="0"/>
        </w:rPr>
      </w:pPr>
      <w:bookmarkStart w:id="115" w:name="_Toc474850010"/>
      <w:r w:rsidRPr="00977642">
        <w:rPr>
          <w:rStyle w:val="Zvraznenie"/>
          <w:i w:val="0"/>
        </w:rPr>
        <w:lastRenderedPageBreak/>
        <w:t>WIndows</w:t>
      </w:r>
      <w:bookmarkEnd w:id="115"/>
    </w:p>
    <w:p w14:paraId="494813B9" w14:textId="77777777" w:rsidR="0051586F" w:rsidRPr="00977642" w:rsidRDefault="0051586F" w:rsidP="00B436EF">
      <w:pPr>
        <w:pStyle w:val="u2"/>
      </w:pPr>
      <w:bookmarkStart w:id="116" w:name="_Toc474850011"/>
      <w:r w:rsidRPr="00977642">
        <w:t>DHCP</w:t>
      </w:r>
      <w:bookmarkEnd w:id="116"/>
    </w:p>
    <w:p w14:paraId="6D298343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Inštaláciu sme vykonali vo Windows </w:t>
      </w:r>
      <w:proofErr w:type="spellStart"/>
      <w:r w:rsidRPr="00977642">
        <w:rPr>
          <w:lang w:eastAsia="sk-SK"/>
        </w:rPr>
        <w:t>service</w:t>
      </w:r>
      <w:proofErr w:type="spellEnd"/>
      <w:r w:rsidRPr="00977642">
        <w:rPr>
          <w:lang w:eastAsia="sk-SK"/>
        </w:rPr>
        <w:t xml:space="preserve"> manager - </w:t>
      </w:r>
      <w:proofErr w:type="spellStart"/>
      <w:r w:rsidRPr="00977642">
        <w:rPr>
          <w:rFonts w:ascii="Courier New" w:hAnsi="Courier New" w:cs="Courier New"/>
          <w:i/>
          <w:iCs/>
          <w:lang w:eastAsia="sk-SK"/>
        </w:rPr>
        <w:t>Add</w:t>
      </w:r>
      <w:proofErr w:type="spellEnd"/>
      <w:r w:rsidRPr="00977642">
        <w:rPr>
          <w:rFonts w:ascii="Courier New" w:hAnsi="Courier New" w:cs="Courier New"/>
          <w:i/>
          <w:iCs/>
          <w:lang w:eastAsia="sk-SK"/>
        </w:rPr>
        <w:t xml:space="preserve"> </w:t>
      </w:r>
      <w:proofErr w:type="spellStart"/>
      <w:r w:rsidRPr="00977642">
        <w:rPr>
          <w:rFonts w:ascii="Courier New" w:hAnsi="Courier New" w:cs="Courier New"/>
          <w:i/>
          <w:iCs/>
          <w:lang w:eastAsia="sk-SK"/>
        </w:rPr>
        <w:t>Roles</w:t>
      </w:r>
      <w:proofErr w:type="spellEnd"/>
      <w:r w:rsidRPr="00977642">
        <w:rPr>
          <w:rFonts w:ascii="Courier New" w:hAnsi="Courier New" w:cs="Courier New"/>
          <w:i/>
          <w:iCs/>
          <w:lang w:eastAsia="sk-SK"/>
        </w:rPr>
        <w:t xml:space="preserve"> and </w:t>
      </w:r>
      <w:proofErr w:type="spellStart"/>
      <w:r w:rsidRPr="00977642">
        <w:rPr>
          <w:rFonts w:ascii="Courier New" w:hAnsi="Courier New" w:cs="Courier New"/>
          <w:i/>
          <w:iCs/>
          <w:lang w:eastAsia="sk-SK"/>
        </w:rPr>
        <w:t>Features</w:t>
      </w:r>
      <w:proofErr w:type="spellEnd"/>
      <w:r w:rsidRPr="00977642">
        <w:rPr>
          <w:lang w:eastAsia="sk-SK"/>
        </w:rPr>
        <w:t xml:space="preserve">, vybrali si možnosť </w:t>
      </w:r>
      <w:r w:rsidRPr="00977642">
        <w:rPr>
          <w:rFonts w:ascii="Courier New" w:hAnsi="Courier New" w:cs="Courier New"/>
          <w:i/>
          <w:lang w:eastAsia="sk-SK"/>
        </w:rPr>
        <w:t>DHCP</w:t>
      </w:r>
      <w:r w:rsidRPr="00977642">
        <w:rPr>
          <w:lang w:eastAsia="sk-SK"/>
        </w:rPr>
        <w:t xml:space="preserve"> server .</w:t>
      </w:r>
    </w:p>
    <w:p w14:paraId="6C9D801F" w14:textId="77777777" w:rsidR="0051586F" w:rsidRPr="00977642" w:rsidRDefault="0051586F" w:rsidP="0051586F">
      <w:pPr>
        <w:rPr>
          <w:rFonts w:ascii="Courier New" w:hAnsi="Courier New" w:cs="Courier New"/>
          <w:b/>
          <w:i/>
          <w:caps/>
          <w:lang w:eastAsia="sk-SK"/>
        </w:rPr>
      </w:pPr>
      <w:r w:rsidRPr="00977642">
        <w:rPr>
          <w:lang w:eastAsia="sk-SK"/>
        </w:rPr>
        <w:t xml:space="preserve">Pre konfiguráciu sme klikli na </w:t>
      </w:r>
      <w:r w:rsidRPr="00977642">
        <w:rPr>
          <w:rFonts w:ascii="Courier New" w:hAnsi="Courier New" w:cs="Courier New"/>
          <w:i/>
          <w:lang w:eastAsia="sk-SK"/>
        </w:rPr>
        <w:t>TOOLS</w:t>
      </w:r>
      <w:r w:rsidRPr="00977642">
        <w:rPr>
          <w:lang w:eastAsia="sk-SK"/>
        </w:rPr>
        <w:t xml:space="preserve"> a následne </w:t>
      </w:r>
      <w:r w:rsidRPr="00977642">
        <w:rPr>
          <w:rFonts w:ascii="Courier New" w:hAnsi="Courier New" w:cs="Courier New"/>
          <w:i/>
          <w:lang w:eastAsia="sk-SK"/>
        </w:rPr>
        <w:t>DHCP.</w:t>
      </w:r>
    </w:p>
    <w:p w14:paraId="71491CEB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Zobrazilo sa nám okno s ponukou , my sme vybrali náš server, IPv4 a možnosť </w:t>
      </w:r>
      <w:r w:rsidRPr="00977642">
        <w:rPr>
          <w:rFonts w:ascii="Courier New" w:hAnsi="Courier New" w:cs="Courier New"/>
          <w:i/>
          <w:lang w:eastAsia="sk-SK"/>
        </w:rPr>
        <w:t xml:space="preserve">new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scope</w:t>
      </w:r>
      <w:proofErr w:type="spellEnd"/>
      <w:r w:rsidRPr="00977642">
        <w:rPr>
          <w:lang w:eastAsia="sk-SK"/>
        </w:rPr>
        <w:t xml:space="preserve">. Spustil sa New </w:t>
      </w:r>
      <w:proofErr w:type="spellStart"/>
      <w:r w:rsidRPr="00977642">
        <w:rPr>
          <w:lang w:eastAsia="sk-SK"/>
        </w:rPr>
        <w:t>ScopeWizard</w:t>
      </w:r>
      <w:proofErr w:type="spellEnd"/>
      <w:r w:rsidRPr="00977642">
        <w:rPr>
          <w:lang w:eastAsia="sk-SK"/>
        </w:rPr>
        <w:t xml:space="preserve">. V prvom kroku  sme </w:t>
      </w:r>
      <w:proofErr w:type="spellStart"/>
      <w:r w:rsidRPr="00977642">
        <w:rPr>
          <w:lang w:eastAsia="sk-SK"/>
        </w:rPr>
        <w:t>napisali</w:t>
      </w:r>
      <w:proofErr w:type="spellEnd"/>
      <w:r w:rsidRPr="00977642">
        <w:rPr>
          <w:lang w:eastAsia="sk-SK"/>
        </w:rPr>
        <w:t xml:space="preserve"> názov pravidla na prideľovanie IP adries. Ďalej sme zvolili  rozsah IP adries a masku.</w:t>
      </w:r>
    </w:p>
    <w:p w14:paraId="1CE766B9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>Rozsah IP adries od 192.168.0.1 po 192.168.0.254</w:t>
      </w:r>
    </w:p>
    <w:p w14:paraId="745C8AB7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>Maska 255.255.255.0</w:t>
      </w:r>
    </w:p>
    <w:p w14:paraId="1D428193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Následne sme využili možnosti pridať výnimku z predtým zadaného rozsahu, teda adresy ktoré sa </w:t>
      </w:r>
      <w:proofErr w:type="spellStart"/>
      <w:r w:rsidRPr="00977642">
        <w:rPr>
          <w:lang w:eastAsia="sk-SK"/>
        </w:rPr>
        <w:t>nebudu</w:t>
      </w:r>
      <w:proofErr w:type="spellEnd"/>
      <w:r w:rsidRPr="00977642">
        <w:rPr>
          <w:lang w:eastAsia="sk-SK"/>
        </w:rPr>
        <w:t xml:space="preserve"> prideľovať napriek tomu, že sú zo nami  zadaného rozsahu v predchádzajúcom kroku. Ide o adresy serverov 192.168.0.2 a 192.168.0.3 .</w:t>
      </w:r>
      <w:r w:rsidRPr="00977642">
        <w:rPr>
          <w:lang w:eastAsia="sk-SK"/>
        </w:rPr>
        <w:tab/>
      </w:r>
    </w:p>
    <w:p w14:paraId="1B7197E1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>Potom  sme zvolili aký dlhý čas si server bude pamätať IP adresy ktoré niekomu pridelil. Stačilo nám 5 hodín (dĺžka cvičenia aj s rezervou).</w:t>
      </w:r>
    </w:p>
    <w:p w14:paraId="6FDC6468" w14:textId="77777777" w:rsidR="0051586F" w:rsidRPr="00977642" w:rsidRDefault="0051586F" w:rsidP="0051586F">
      <w:pPr>
        <w:rPr>
          <w:rFonts w:ascii="Courier New" w:hAnsi="Courier New" w:cs="Courier New"/>
          <w:b/>
          <w:i/>
          <w:caps/>
          <w:lang w:eastAsia="sk-SK"/>
        </w:rPr>
      </w:pPr>
      <w:r w:rsidRPr="00977642">
        <w:rPr>
          <w:lang w:eastAsia="sk-SK"/>
        </w:rPr>
        <w:t xml:space="preserve">Nakoniec sme nastavili bránu na „192.168.1.1”, pridali sme IP adresy našich DNS serverov, teda  „192.168.1.2“ a „192.168.1.3”. , a dokončili inštaláciu kliknutím na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Finish</w:t>
      </w:r>
      <w:proofErr w:type="spellEnd"/>
      <w:r w:rsidRPr="00977642">
        <w:rPr>
          <w:rFonts w:ascii="Courier New" w:hAnsi="Courier New" w:cs="Courier New"/>
          <w:i/>
          <w:lang w:eastAsia="sk-SK"/>
        </w:rPr>
        <w:t>.</w:t>
      </w:r>
    </w:p>
    <w:p w14:paraId="7504E988" w14:textId="77777777" w:rsidR="0051586F" w:rsidRPr="00977642" w:rsidRDefault="0051586F" w:rsidP="0051586F">
      <w:pPr>
        <w:pStyle w:val="u1"/>
        <w:numPr>
          <w:ilvl w:val="0"/>
          <w:numId w:val="0"/>
        </w:numPr>
        <w:ind w:left="2880"/>
        <w:rPr>
          <w:b w:val="0"/>
          <w:caps w:val="0"/>
          <w:color w:val="000000"/>
          <w:sz w:val="24"/>
          <w:lang w:eastAsia="sk-SK"/>
        </w:rPr>
      </w:pPr>
    </w:p>
    <w:p w14:paraId="587FFB12" w14:textId="77777777" w:rsidR="0051586F" w:rsidRPr="00977642" w:rsidRDefault="0051586F" w:rsidP="0051586F">
      <w:pPr>
        <w:pStyle w:val="u1"/>
        <w:numPr>
          <w:ilvl w:val="0"/>
          <w:numId w:val="0"/>
        </w:numPr>
        <w:ind w:left="432"/>
        <w:rPr>
          <w:rStyle w:val="Zvraznenie"/>
          <w:i w:val="0"/>
        </w:rPr>
      </w:pPr>
    </w:p>
    <w:p w14:paraId="40CFB456" w14:textId="77777777" w:rsidR="0051586F" w:rsidRPr="00977642" w:rsidRDefault="0051586F" w:rsidP="0051586F">
      <w:pPr>
        <w:pStyle w:val="u2"/>
      </w:pPr>
      <w:bookmarkStart w:id="117" w:name="_Toc474850012"/>
      <w:r w:rsidRPr="00977642">
        <w:t>DNS</w:t>
      </w:r>
      <w:bookmarkEnd w:id="117"/>
    </w:p>
    <w:p w14:paraId="7B461610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V prvom rade sme si zvolili </w:t>
      </w:r>
      <w:proofErr w:type="spellStart"/>
      <w:r w:rsidRPr="00977642">
        <w:rPr>
          <w:lang w:eastAsia="sk-SK"/>
        </w:rPr>
        <w:t>Master</w:t>
      </w:r>
      <w:proofErr w:type="spellEnd"/>
      <w:r w:rsidRPr="00977642">
        <w:rPr>
          <w:lang w:eastAsia="sk-SK"/>
        </w:rPr>
        <w:t xml:space="preserve"> a </w:t>
      </w:r>
      <w:proofErr w:type="spellStart"/>
      <w:r w:rsidRPr="00977642">
        <w:rPr>
          <w:lang w:eastAsia="sk-SK"/>
        </w:rPr>
        <w:t>Slave</w:t>
      </w:r>
      <w:proofErr w:type="spellEnd"/>
      <w:r w:rsidRPr="00977642">
        <w:rPr>
          <w:lang w:eastAsia="sk-SK"/>
        </w:rPr>
        <w:t xml:space="preserve">. </w:t>
      </w:r>
      <w:proofErr w:type="spellStart"/>
      <w:r w:rsidRPr="00977642">
        <w:rPr>
          <w:lang w:eastAsia="sk-SK"/>
        </w:rPr>
        <w:t>Master</w:t>
      </w:r>
      <w:proofErr w:type="spellEnd"/>
      <w:r w:rsidRPr="00977642">
        <w:rPr>
          <w:lang w:eastAsia="sk-SK"/>
        </w:rPr>
        <w:t xml:space="preserve"> je server1 (192.168.0.2) a </w:t>
      </w:r>
      <w:proofErr w:type="spellStart"/>
      <w:r w:rsidRPr="00977642">
        <w:rPr>
          <w:lang w:eastAsia="sk-SK"/>
        </w:rPr>
        <w:t>Slave</w:t>
      </w:r>
      <w:proofErr w:type="spellEnd"/>
      <w:r w:rsidRPr="00977642">
        <w:rPr>
          <w:lang w:eastAsia="sk-SK"/>
        </w:rPr>
        <w:t xml:space="preserve"> server2 (192.168.0.1)</w:t>
      </w:r>
    </w:p>
    <w:p w14:paraId="4AC96750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DNS </w:t>
      </w:r>
      <w:proofErr w:type="spellStart"/>
      <w:r w:rsidRPr="00977642">
        <w:rPr>
          <w:lang w:eastAsia="sk-SK"/>
        </w:rPr>
        <w:t>master</w:t>
      </w:r>
      <w:proofErr w:type="spellEnd"/>
      <w:r w:rsidRPr="00977642">
        <w:rPr>
          <w:lang w:eastAsia="sk-SK"/>
        </w:rPr>
        <w:t xml:space="preserve"> nainštalujeme </w:t>
      </w:r>
      <w:proofErr w:type="spellStart"/>
      <w:r w:rsidRPr="00977642">
        <w:rPr>
          <w:lang w:eastAsia="sk-SK"/>
        </w:rPr>
        <w:t>pomocouWindows</w:t>
      </w:r>
      <w:proofErr w:type="spellEnd"/>
      <w:r w:rsidRPr="00977642">
        <w:rPr>
          <w:lang w:eastAsia="sk-SK"/>
        </w:rPr>
        <w:t xml:space="preserve"> Server </w:t>
      </w:r>
      <w:proofErr w:type="spellStart"/>
      <w:r w:rsidRPr="00977642">
        <w:rPr>
          <w:lang w:eastAsia="sk-SK"/>
        </w:rPr>
        <w:t>Manager.Klikneme</w:t>
      </w:r>
      <w:proofErr w:type="spellEnd"/>
      <w:r w:rsidRPr="00977642">
        <w:rPr>
          <w:lang w:eastAsia="sk-SK"/>
        </w:rPr>
        <w:t xml:space="preserve"> na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Manage</w:t>
      </w:r>
      <w:proofErr w:type="spellEnd"/>
      <w:r w:rsidRPr="00977642">
        <w:rPr>
          <w:lang w:eastAsia="sk-SK"/>
        </w:rPr>
        <w:t xml:space="preserve"> , vyberieme možnosť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Addroles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and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features</w:t>
      </w:r>
      <w:r w:rsidRPr="00977642">
        <w:rPr>
          <w:lang w:eastAsia="sk-SK"/>
        </w:rPr>
        <w:t>daľej</w:t>
      </w:r>
      <w:r w:rsidRPr="00977642">
        <w:rPr>
          <w:rFonts w:ascii="Courier New" w:hAnsi="Courier New" w:cs="Courier New"/>
          <w:i/>
          <w:lang w:eastAsia="sk-SK"/>
        </w:rPr>
        <w:t>Role-based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or feature-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basedinstallation</w:t>
      </w:r>
      <w:proofErr w:type="spellEnd"/>
      <w:r w:rsidRPr="00977642">
        <w:rPr>
          <w:lang w:eastAsia="sk-SK"/>
        </w:rPr>
        <w:t xml:space="preserve">, zobrazí sa  zoznam serverov, my vyberieme náš server a </w:t>
      </w:r>
      <w:proofErr w:type="spellStart"/>
      <w:r w:rsidRPr="00977642">
        <w:rPr>
          <w:lang w:eastAsia="sk-SK"/>
        </w:rPr>
        <w:t>zvolímezo</w:t>
      </w:r>
      <w:proofErr w:type="spellEnd"/>
      <w:r w:rsidRPr="00977642">
        <w:rPr>
          <w:lang w:eastAsia="sk-SK"/>
        </w:rPr>
        <w:t xml:space="preserve"> zoznamu </w:t>
      </w:r>
      <w:proofErr w:type="spellStart"/>
      <w:r w:rsidRPr="00977642">
        <w:rPr>
          <w:lang w:eastAsia="sk-SK"/>
        </w:rPr>
        <w:t>roles</w:t>
      </w:r>
      <w:r w:rsidRPr="00977642">
        <w:rPr>
          <w:rFonts w:ascii="Courier New" w:hAnsi="Courier New" w:cs="Courier New"/>
          <w:i/>
          <w:lang w:eastAsia="sk-SK"/>
        </w:rPr>
        <w:t>DNS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Server</w:t>
      </w:r>
      <w:r w:rsidRPr="00977642">
        <w:rPr>
          <w:lang w:eastAsia="sk-SK"/>
        </w:rPr>
        <w:t xml:space="preserve"> a dokončíme inštaláciu. </w:t>
      </w:r>
    </w:p>
    <w:p w14:paraId="2B8D3983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lastRenderedPageBreak/>
        <w:t xml:space="preserve">Po inštalácií DNS balíka sme sa dostali cez </w:t>
      </w:r>
      <w:proofErr w:type="spellStart"/>
      <w:r w:rsidRPr="00977642">
        <w:rPr>
          <w:lang w:eastAsia="sk-SK"/>
        </w:rPr>
        <w:t>Tools</w:t>
      </w:r>
      <w:proofErr w:type="spellEnd"/>
      <w:r w:rsidRPr="00977642">
        <w:rPr>
          <w:lang w:eastAsia="sk-SK"/>
        </w:rPr>
        <w:t xml:space="preserve"> → DNS → </w:t>
      </w:r>
      <w:proofErr w:type="spellStart"/>
      <w:r w:rsidRPr="00977642">
        <w:rPr>
          <w:lang w:eastAsia="sk-SK"/>
        </w:rPr>
        <w:t>Configure</w:t>
      </w:r>
      <w:proofErr w:type="spellEnd"/>
      <w:r w:rsidRPr="00977642">
        <w:rPr>
          <w:lang w:eastAsia="sk-SK"/>
        </w:rPr>
        <w:t xml:space="preserve"> a DNS server →</w:t>
      </w:r>
      <w:proofErr w:type="spellStart"/>
      <w:r w:rsidRPr="00977642">
        <w:rPr>
          <w:lang w:eastAsia="sk-SK"/>
        </w:rPr>
        <w:t>Create</w:t>
      </w:r>
      <w:proofErr w:type="spellEnd"/>
      <w:r w:rsidRPr="00977642">
        <w:rPr>
          <w:lang w:eastAsia="sk-SK"/>
        </w:rPr>
        <w:t xml:space="preserve"> a forward </w:t>
      </w:r>
      <w:proofErr w:type="spellStart"/>
      <w:r w:rsidRPr="00977642">
        <w:rPr>
          <w:lang w:eastAsia="sk-SK"/>
        </w:rPr>
        <w:t>lookupzone</w:t>
      </w:r>
      <w:proofErr w:type="spellEnd"/>
      <w:r w:rsidRPr="00977642">
        <w:rPr>
          <w:lang w:eastAsia="sk-SK"/>
        </w:rPr>
        <w:t xml:space="preserve"> k </w:t>
      </w:r>
      <w:proofErr w:type="spellStart"/>
      <w:r w:rsidRPr="00977642">
        <w:rPr>
          <w:lang w:eastAsia="sk-SK"/>
        </w:rPr>
        <w:t>vytvoreniuprimárnej</w:t>
      </w:r>
      <w:proofErr w:type="spellEnd"/>
      <w:r w:rsidRPr="00977642">
        <w:rPr>
          <w:lang w:eastAsia="sk-SK"/>
        </w:rPr>
        <w:t xml:space="preserve"> forward </w:t>
      </w:r>
      <w:proofErr w:type="spellStart"/>
      <w:r w:rsidRPr="00977642">
        <w:rPr>
          <w:lang w:eastAsia="sk-SK"/>
        </w:rPr>
        <w:t>lookupzóny</w:t>
      </w:r>
      <w:proofErr w:type="spellEnd"/>
      <w:r w:rsidRPr="00977642">
        <w:rPr>
          <w:lang w:eastAsia="sk-SK"/>
        </w:rPr>
        <w:t xml:space="preserve"> </w:t>
      </w:r>
      <w:r w:rsidRPr="00977642">
        <w:rPr>
          <w:rFonts w:ascii="Courier New" w:hAnsi="Courier New" w:cs="Courier New"/>
          <w:i/>
          <w:lang w:eastAsia="sk-SK"/>
        </w:rPr>
        <w:t>sos1.local</w:t>
      </w:r>
      <w:r w:rsidRPr="00977642">
        <w:rPr>
          <w:lang w:eastAsia="sk-SK"/>
        </w:rPr>
        <w:t xml:space="preserve"> , nastavili sme aj  nech záznamy preposiela na </w:t>
      </w:r>
      <w:proofErr w:type="spellStart"/>
      <w:r w:rsidRPr="00977642">
        <w:rPr>
          <w:lang w:eastAsia="sk-SK"/>
        </w:rPr>
        <w:t>Slave</w:t>
      </w:r>
      <w:proofErr w:type="spellEnd"/>
      <w:r w:rsidRPr="00977642">
        <w:rPr>
          <w:lang w:eastAsia="sk-SK"/>
        </w:rPr>
        <w:t xml:space="preserve"> 192.168.0.3.</w:t>
      </w:r>
    </w:p>
    <w:p w14:paraId="63E41B13" w14:textId="77777777" w:rsidR="0051586F" w:rsidRPr="00977642" w:rsidRDefault="0051586F" w:rsidP="0051586F">
      <w:pPr>
        <w:rPr>
          <w:b/>
          <w:caps/>
          <w:lang w:eastAsia="sk-SK"/>
        </w:rPr>
      </w:pPr>
      <w:r w:rsidRPr="00977642">
        <w:rPr>
          <w:lang w:eastAsia="sk-SK"/>
        </w:rPr>
        <w:t xml:space="preserve">Prešli sme k inštalácii DNS </w:t>
      </w:r>
      <w:proofErr w:type="spellStart"/>
      <w:r w:rsidRPr="00977642">
        <w:rPr>
          <w:lang w:eastAsia="sk-SK"/>
        </w:rPr>
        <w:t>Slave.Postup</w:t>
      </w:r>
      <w:proofErr w:type="spellEnd"/>
      <w:r w:rsidRPr="00977642">
        <w:rPr>
          <w:lang w:eastAsia="sk-SK"/>
        </w:rPr>
        <w:t xml:space="preserve"> ako pri DNS </w:t>
      </w:r>
      <w:proofErr w:type="spellStart"/>
      <w:r w:rsidRPr="00977642">
        <w:rPr>
          <w:lang w:eastAsia="sk-SK"/>
        </w:rPr>
        <w:t>Master</w:t>
      </w:r>
      <w:proofErr w:type="spellEnd"/>
      <w:r w:rsidRPr="00977642">
        <w:rPr>
          <w:lang w:eastAsia="sk-SK"/>
        </w:rPr>
        <w:t xml:space="preserve"> avšak  DNS server bolo potrebné nastaviť na </w:t>
      </w:r>
      <w:proofErr w:type="spellStart"/>
      <w:r w:rsidRPr="00977642">
        <w:rPr>
          <w:lang w:eastAsia="sk-SK"/>
        </w:rPr>
        <w:t>slavemode</w:t>
      </w:r>
      <w:proofErr w:type="spellEnd"/>
      <w:r w:rsidRPr="00977642">
        <w:rPr>
          <w:lang w:eastAsia="sk-SK"/>
        </w:rPr>
        <w:t xml:space="preserve">. Vybrali sme  </w:t>
      </w:r>
      <w:proofErr w:type="spellStart"/>
      <w:r w:rsidRPr="00977642">
        <w:rPr>
          <w:lang w:eastAsia="sk-SK"/>
        </w:rPr>
        <w:t>T</w:t>
      </w:r>
      <w:r w:rsidRPr="00977642">
        <w:rPr>
          <w:rFonts w:ascii="Courier New" w:hAnsi="Courier New" w:cs="Courier New"/>
          <w:i/>
          <w:lang w:eastAsia="sk-SK"/>
        </w:rPr>
        <w:t>ools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→ Forward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lookupzones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→ New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zone.</w:t>
      </w:r>
      <w:r w:rsidRPr="00977642">
        <w:rPr>
          <w:lang w:eastAsia="sk-SK"/>
        </w:rPr>
        <w:t>Hneď</w:t>
      </w:r>
      <w:proofErr w:type="spellEnd"/>
      <w:r w:rsidRPr="00977642">
        <w:rPr>
          <w:lang w:eastAsia="sk-SK"/>
        </w:rPr>
        <w:t xml:space="preserve"> v prvom kroku sme vybrali  možnosť nie </w:t>
      </w:r>
      <w:proofErr w:type="spellStart"/>
      <w:r w:rsidRPr="00977642">
        <w:rPr>
          <w:lang w:eastAsia="sk-SK"/>
        </w:rPr>
        <w:t>Primaryzone</w:t>
      </w:r>
      <w:proofErr w:type="spellEnd"/>
      <w:r w:rsidRPr="00977642">
        <w:rPr>
          <w:lang w:eastAsia="sk-SK"/>
        </w:rPr>
        <w:t xml:space="preserve"> ale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Secondaryzone</w:t>
      </w:r>
      <w:proofErr w:type="spellEnd"/>
      <w:r w:rsidRPr="00977642">
        <w:rPr>
          <w:lang w:eastAsia="sk-SK"/>
        </w:rPr>
        <w:t xml:space="preserve"> a taktiež  meno zóny .V ďalšom kroku určíme DNS </w:t>
      </w:r>
      <w:proofErr w:type="spellStart"/>
      <w:r w:rsidRPr="00977642">
        <w:rPr>
          <w:lang w:eastAsia="sk-SK"/>
        </w:rPr>
        <w:t>Masterserver,v</w:t>
      </w:r>
      <w:proofErr w:type="spellEnd"/>
      <w:r w:rsidRPr="00977642">
        <w:rPr>
          <w:lang w:eastAsia="sk-SK"/>
        </w:rPr>
        <w:t xml:space="preserve"> našom riešení ma  IP 192.168.0.2 .Dokončíme vytváranie zóny pomocou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Next</w:t>
      </w:r>
      <w:proofErr w:type="spellEnd"/>
      <w:r w:rsidRPr="00977642">
        <w:rPr>
          <w:rFonts w:ascii="Courier New" w:hAnsi="Courier New" w:cs="Courier New"/>
          <w:i/>
          <w:lang w:eastAsia="sk-SK"/>
        </w:rPr>
        <w:t xml:space="preserve"> a </w:t>
      </w:r>
      <w:proofErr w:type="spellStart"/>
      <w:r w:rsidRPr="00977642">
        <w:rPr>
          <w:rFonts w:ascii="Courier New" w:hAnsi="Courier New" w:cs="Courier New"/>
          <w:i/>
          <w:lang w:eastAsia="sk-SK"/>
        </w:rPr>
        <w:t>Finish</w:t>
      </w:r>
      <w:proofErr w:type="spellEnd"/>
      <w:r w:rsidRPr="00977642">
        <w:rPr>
          <w:lang w:eastAsia="sk-SK"/>
        </w:rPr>
        <w:t xml:space="preserve">. Onedlho si </w:t>
      </w:r>
      <w:proofErr w:type="spellStart"/>
      <w:r w:rsidRPr="00977642">
        <w:rPr>
          <w:lang w:eastAsia="sk-SK"/>
        </w:rPr>
        <w:t>Slave</w:t>
      </w:r>
      <w:proofErr w:type="spellEnd"/>
      <w:r w:rsidRPr="00977642">
        <w:rPr>
          <w:lang w:eastAsia="sk-SK"/>
        </w:rPr>
        <w:t xml:space="preserve"> stiahne záznamy z DNS </w:t>
      </w:r>
      <w:proofErr w:type="spellStart"/>
      <w:r w:rsidRPr="00977642">
        <w:rPr>
          <w:lang w:eastAsia="sk-SK"/>
        </w:rPr>
        <w:t>Master</w:t>
      </w:r>
      <w:proofErr w:type="spellEnd"/>
      <w:r w:rsidRPr="00977642">
        <w:rPr>
          <w:lang w:eastAsia="sk-SK"/>
        </w:rPr>
        <w:t xml:space="preserve"> servera.</w:t>
      </w:r>
    </w:p>
    <w:p w14:paraId="40EF827E" w14:textId="77777777" w:rsidR="00C23B85" w:rsidRPr="00977642" w:rsidRDefault="00C23B85" w:rsidP="00C23B85">
      <w:pPr>
        <w:pStyle w:val="u2"/>
      </w:pPr>
      <w:bookmarkStart w:id="118" w:name="_Toc474850013"/>
      <w:r w:rsidRPr="00977642">
        <w:t>NTP</w:t>
      </w:r>
      <w:bookmarkEnd w:id="118"/>
    </w:p>
    <w:p w14:paraId="3F6DE667" w14:textId="77777777" w:rsidR="00C23B85" w:rsidRPr="00977642" w:rsidRDefault="00C23B85" w:rsidP="0051586F">
      <w:pPr>
        <w:rPr>
          <w:rFonts w:eastAsia="SimSun"/>
        </w:rPr>
      </w:pPr>
      <w:r w:rsidRPr="00977642">
        <w:rPr>
          <w:rFonts w:eastAsia="SimSun"/>
        </w:rPr>
        <w:t xml:space="preserve">Na spustenie NTP na Windows servery sme museli vykonať zmeny v registroch. Spustíme okno RUN  (WIN+R) , kde napíšeme </w:t>
      </w:r>
      <w:proofErr w:type="spellStart"/>
      <w:r w:rsidRPr="00977642">
        <w:rPr>
          <w:rFonts w:ascii="Courier New" w:eastAsia="SimSun" w:hAnsi="Courier New" w:cs="Courier New"/>
          <w:i/>
        </w:rPr>
        <w:t>regedit</w:t>
      </w:r>
      <w:proofErr w:type="spellEnd"/>
      <w:r w:rsidRPr="00977642">
        <w:rPr>
          <w:rFonts w:eastAsia="SimSun"/>
        </w:rPr>
        <w:t xml:space="preserve">. Následne sa dostaneme cestou </w:t>
      </w:r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HKEY_LOCAL_MACHINE | SYSTEM | 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CurrentControlSet</w:t>
      </w:r>
      <w:proofErr w:type="spellEnd"/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 | 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Services</w:t>
      </w:r>
      <w:proofErr w:type="spellEnd"/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 | W32Time | 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TimeProviders</w:t>
      </w:r>
      <w:proofErr w:type="spellEnd"/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 | 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NtpServer</w:t>
      </w:r>
      <w:proofErr w:type="spellEnd"/>
      <w:r w:rsidRPr="00977642">
        <w:rPr>
          <w:rFonts w:eastAsia="SimSun"/>
        </w:rPr>
        <w:tab/>
        <w:t xml:space="preserve">až k hodnote </w:t>
      </w:r>
      <w:proofErr w:type="spellStart"/>
      <w:r w:rsidRPr="00977642">
        <w:rPr>
          <w:rFonts w:ascii="Courier New" w:eastAsia="SimSun" w:hAnsi="Courier New" w:cs="Courier New"/>
          <w:i/>
        </w:rPr>
        <w:t>Enabled</w:t>
      </w:r>
      <w:proofErr w:type="spellEnd"/>
      <w:r w:rsidRPr="00977642">
        <w:rPr>
          <w:rFonts w:ascii="Courier New" w:eastAsia="SimSun" w:hAnsi="Courier New" w:cs="Courier New"/>
          <w:i/>
        </w:rPr>
        <w:t xml:space="preserve"> , </w:t>
      </w:r>
      <w:r w:rsidRPr="00977642">
        <w:rPr>
          <w:rFonts w:eastAsia="SimSun"/>
        </w:rPr>
        <w:t xml:space="preserve">ktorá bola nastavená na </w:t>
      </w:r>
      <w:r w:rsidRPr="00977642">
        <w:rPr>
          <w:rFonts w:ascii="Courier New" w:eastAsia="SimSun" w:hAnsi="Courier New" w:cs="Courier New"/>
          <w:i/>
        </w:rPr>
        <w:t>0</w:t>
      </w:r>
      <w:r w:rsidRPr="00977642">
        <w:rPr>
          <w:rFonts w:eastAsia="SimSun"/>
        </w:rPr>
        <w:t xml:space="preserve"> , a my ju zmeníme na </w:t>
      </w:r>
      <w:r w:rsidRPr="00977642">
        <w:rPr>
          <w:rFonts w:eastAsia="SimSun"/>
          <w:i/>
        </w:rPr>
        <w:t>1</w:t>
      </w:r>
      <w:r w:rsidRPr="00977642">
        <w:rPr>
          <w:rFonts w:eastAsia="SimSun"/>
        </w:rPr>
        <w:t xml:space="preserve">.Využijeme opäť </w:t>
      </w:r>
      <w:proofErr w:type="spellStart"/>
      <w:r w:rsidRPr="00977642">
        <w:rPr>
          <w:rFonts w:eastAsia="SimSun"/>
        </w:rPr>
        <w:t>win+R</w:t>
      </w:r>
      <w:proofErr w:type="spellEnd"/>
      <w:r w:rsidRPr="00977642">
        <w:rPr>
          <w:rFonts w:eastAsia="SimSun"/>
        </w:rPr>
        <w:t xml:space="preserve"> , zadáme </w:t>
      </w:r>
      <w:r w:rsidRPr="00977642">
        <w:rPr>
          <w:rFonts w:ascii="Courier New" w:hAnsi="Courier New" w:cs="Courier New"/>
          <w:i/>
          <w:iCs/>
          <w:color w:val="000000"/>
          <w:lang w:eastAsia="sk-SK"/>
        </w:rPr>
        <w:t>w32tm /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config</w:t>
      </w:r>
      <w:proofErr w:type="spellEnd"/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 /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update</w:t>
      </w:r>
      <w:r w:rsidRPr="00977642">
        <w:rPr>
          <w:iCs/>
          <w:color w:val="000000"/>
          <w:lang w:eastAsia="sk-SK"/>
        </w:rPr>
        <w:t>,</w:t>
      </w:r>
      <w:r w:rsidRPr="00977642">
        <w:rPr>
          <w:rFonts w:eastAsia="SimSun"/>
        </w:rPr>
        <w:t>čím</w:t>
      </w:r>
      <w:proofErr w:type="spellEnd"/>
      <w:r w:rsidRPr="00977642">
        <w:rPr>
          <w:rFonts w:eastAsia="SimSun"/>
        </w:rPr>
        <w:t xml:space="preserve"> vlastne spustíme NTP server na danom zariadení .</w:t>
      </w:r>
    </w:p>
    <w:p w14:paraId="762CD3F5" w14:textId="77777777" w:rsidR="00C23B85" w:rsidRPr="00977642" w:rsidRDefault="00C23B85" w:rsidP="0051586F">
      <w:pPr>
        <w:rPr>
          <w:rFonts w:ascii="Courier New" w:hAnsi="Courier New" w:cs="Courier New"/>
          <w:i/>
          <w:lang w:eastAsia="sk-SK"/>
        </w:rPr>
      </w:pPr>
      <w:r w:rsidRPr="00977642">
        <w:rPr>
          <w:color w:val="000000"/>
          <w:lang w:eastAsia="sk-SK"/>
        </w:rPr>
        <w:t xml:space="preserve">Na aplikáciu  zmien sme reštartovali Windows </w:t>
      </w:r>
      <w:proofErr w:type="spellStart"/>
      <w:r w:rsidRPr="00977642">
        <w:rPr>
          <w:color w:val="000000"/>
          <w:lang w:eastAsia="sk-SK"/>
        </w:rPr>
        <w:t>Timeservice</w:t>
      </w:r>
      <w:proofErr w:type="spellEnd"/>
      <w:r w:rsidRPr="00977642">
        <w:rPr>
          <w:color w:val="000000"/>
          <w:lang w:eastAsia="sk-SK"/>
        </w:rPr>
        <w:t xml:space="preserve"> príkazom zadaným do </w:t>
      </w:r>
      <w:proofErr w:type="spellStart"/>
      <w:r w:rsidRPr="00977642">
        <w:rPr>
          <w:color w:val="000000"/>
          <w:lang w:eastAsia="sk-SK"/>
        </w:rPr>
        <w:t>commandline</w:t>
      </w:r>
      <w:proofErr w:type="spellEnd"/>
      <w:r w:rsidRPr="00977642">
        <w:rPr>
          <w:rFonts w:ascii="Courier New" w:hAnsi="Courier New" w:cs="Courier New"/>
          <w:i/>
          <w:color w:val="000000"/>
          <w:lang w:eastAsia="sk-SK"/>
        </w:rPr>
        <w:t xml:space="preserve">: </w:t>
      </w:r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net stop w32time &amp;&amp; net </w:t>
      </w:r>
      <w:proofErr w:type="spellStart"/>
      <w:r w:rsidRPr="00977642">
        <w:rPr>
          <w:rFonts w:ascii="Courier New" w:hAnsi="Courier New" w:cs="Courier New"/>
          <w:i/>
          <w:iCs/>
          <w:color w:val="000000"/>
          <w:lang w:eastAsia="sk-SK"/>
        </w:rPr>
        <w:t>start</w:t>
      </w:r>
      <w:proofErr w:type="spellEnd"/>
      <w:r w:rsidRPr="00977642">
        <w:rPr>
          <w:rFonts w:ascii="Courier New" w:hAnsi="Courier New" w:cs="Courier New"/>
          <w:i/>
          <w:iCs/>
          <w:color w:val="000000"/>
          <w:lang w:eastAsia="sk-SK"/>
        </w:rPr>
        <w:t xml:space="preserve"> w32tim.</w:t>
      </w:r>
    </w:p>
    <w:p w14:paraId="30CC5657" w14:textId="77777777" w:rsidR="002B4FDA" w:rsidRPr="00977642" w:rsidRDefault="002B4FDA" w:rsidP="002B4FDA">
      <w:pPr>
        <w:pStyle w:val="u2"/>
        <w:rPr>
          <w:rStyle w:val="Zvraznenie"/>
          <w:i w:val="0"/>
        </w:rPr>
      </w:pPr>
      <w:bookmarkStart w:id="119" w:name="_Toc474850014"/>
      <w:r w:rsidRPr="00977642">
        <w:rPr>
          <w:rStyle w:val="Zvraznenie"/>
          <w:i w:val="0"/>
        </w:rPr>
        <w:t>NAT</w:t>
      </w:r>
      <w:bookmarkEnd w:id="119"/>
    </w:p>
    <w:p w14:paraId="2A1916A8" w14:textId="77777777" w:rsidR="00EB6C86" w:rsidRPr="00977642" w:rsidRDefault="00D06B4C" w:rsidP="005B080F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Nainštalovanie </w:t>
      </w:r>
      <w:r w:rsidR="00360D9A" w:rsidRPr="00977642">
        <w:rPr>
          <w:rFonts w:eastAsia="SimSun"/>
          <w:lang w:eastAsia="sk-SK"/>
        </w:rPr>
        <w:t>sme vykonali v</w:t>
      </w:r>
      <w:r w:rsidR="004D3A5B" w:rsidRPr="00977642">
        <w:rPr>
          <w:rFonts w:eastAsia="SimSun"/>
          <w:lang w:eastAsia="sk-SK"/>
        </w:rPr>
        <w:t>o Windows Ser</w:t>
      </w:r>
      <w:r w:rsidR="00A47F5C" w:rsidRPr="00977642">
        <w:rPr>
          <w:rFonts w:eastAsia="SimSun"/>
          <w:lang w:eastAsia="sk-SK"/>
        </w:rPr>
        <w:t>ver Manageri</w:t>
      </w:r>
      <w:r w:rsidR="00360D9A" w:rsidRPr="00977642">
        <w:rPr>
          <w:rFonts w:eastAsia="SimSun"/>
          <w:lang w:eastAsia="sk-SK"/>
        </w:rPr>
        <w:t>, kde</w:t>
      </w:r>
      <w:r w:rsidR="004D3A5B" w:rsidRPr="00977642">
        <w:rPr>
          <w:rFonts w:eastAsia="SimSun"/>
          <w:lang w:eastAsia="sk-SK"/>
        </w:rPr>
        <w:t xml:space="preserve"> cez </w:t>
      </w:r>
      <w:proofErr w:type="spellStart"/>
      <w:r w:rsidR="004D3A5B" w:rsidRPr="00977642">
        <w:rPr>
          <w:rStyle w:val="kodChar"/>
          <w:rFonts w:eastAsia="SimSun"/>
        </w:rPr>
        <w:t>Add</w:t>
      </w:r>
      <w:proofErr w:type="spellEnd"/>
      <w:r w:rsidR="00EB6C86" w:rsidRPr="00977642">
        <w:rPr>
          <w:rStyle w:val="kodChar"/>
          <w:rFonts w:eastAsia="SimSun"/>
        </w:rPr>
        <w:t xml:space="preserve"> </w:t>
      </w:r>
      <w:proofErr w:type="spellStart"/>
      <w:r w:rsidR="004D3A5B" w:rsidRPr="00977642">
        <w:rPr>
          <w:rStyle w:val="kodChar"/>
          <w:rFonts w:eastAsia="SimSun"/>
        </w:rPr>
        <w:t>Roles</w:t>
      </w:r>
      <w:proofErr w:type="spellEnd"/>
      <w:r w:rsidR="004D3A5B" w:rsidRPr="00977642">
        <w:rPr>
          <w:rStyle w:val="kodChar"/>
          <w:rFonts w:eastAsia="SimSun"/>
        </w:rPr>
        <w:t xml:space="preserve"> and </w:t>
      </w:r>
      <w:proofErr w:type="spellStart"/>
      <w:r w:rsidR="004D3A5B" w:rsidRPr="00977642">
        <w:rPr>
          <w:rStyle w:val="kodChar"/>
          <w:rFonts w:eastAsia="SimSun"/>
        </w:rPr>
        <w:t>Features</w:t>
      </w:r>
      <w:proofErr w:type="spellEnd"/>
      <w:r w:rsidR="00EB6C86" w:rsidRPr="00977642">
        <w:rPr>
          <w:rStyle w:val="kodChar"/>
          <w:rFonts w:eastAsia="SimSun"/>
        </w:rPr>
        <w:t xml:space="preserve"> </w:t>
      </w:r>
      <w:r w:rsidR="004D3A5B" w:rsidRPr="00977642">
        <w:rPr>
          <w:rFonts w:eastAsia="SimSun"/>
          <w:lang w:eastAsia="sk-SK"/>
        </w:rPr>
        <w:t>pridali</w:t>
      </w:r>
      <w:r w:rsidR="00F776D2" w:rsidRPr="00977642">
        <w:rPr>
          <w:rFonts w:eastAsia="SimSun"/>
          <w:lang w:eastAsia="sk-SK"/>
        </w:rPr>
        <w:t xml:space="preserve"> sme</w:t>
      </w:r>
    </w:p>
    <w:p w14:paraId="1F86F6B6" w14:textId="77777777" w:rsidR="00204B25" w:rsidRPr="00977642" w:rsidRDefault="00F776D2" w:rsidP="00204B25">
      <w:pPr>
        <w:keepNext/>
      </w:pPr>
      <w:r w:rsidRPr="00977642">
        <w:rPr>
          <w:rFonts w:ascii="Times" w:eastAsia="SimSun" w:hAnsi="Times" w:cs="Times"/>
          <w:lang w:eastAsia="sk-SK"/>
        </w:rPr>
        <w:drawing>
          <wp:inline distT="0" distB="0" distL="0" distR="0" wp14:anchorId="6107DF56" wp14:editId="060FD896">
            <wp:extent cx="4635500" cy="3810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2-13 at 15.00.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921" w14:textId="77777777" w:rsidR="00204B25" w:rsidRPr="00977642" w:rsidRDefault="00204B25" w:rsidP="00204B25">
      <w:pPr>
        <w:pStyle w:val="Popis"/>
      </w:pPr>
      <w:bookmarkStart w:id="120" w:name="_Toc474845515"/>
      <w:r w:rsidRPr="00977642">
        <w:t xml:space="preserve">Obrázok </w:t>
      </w:r>
      <w:fldSimple w:instr=" SEQ Obrázok \* ARABIC ">
        <w:r w:rsidRPr="00977642">
          <w:t>14</w:t>
        </w:r>
      </w:fldSimple>
      <w:r w:rsidRPr="00977642">
        <w:t xml:space="preserve"> – Pridávanie </w:t>
      </w:r>
      <w:proofErr w:type="spellStart"/>
      <w:r w:rsidRPr="00977642">
        <w:t>Remote</w:t>
      </w:r>
      <w:proofErr w:type="spellEnd"/>
      <w:r w:rsidRPr="00977642">
        <w:t xml:space="preserve"> Access role</w:t>
      </w:r>
      <w:bookmarkEnd w:id="120"/>
    </w:p>
    <w:p w14:paraId="58D4D5A1" w14:textId="77777777" w:rsidR="00EB6C86" w:rsidRPr="00977642" w:rsidRDefault="004D3A5B" w:rsidP="005B080F">
      <w:pPr>
        <w:rPr>
          <w:rFonts w:ascii="Times" w:eastAsia="SimSun" w:hAnsi="Times" w:cs="Times"/>
          <w:lang w:eastAsia="sk-SK"/>
        </w:rPr>
      </w:pPr>
      <w:r w:rsidRPr="00977642">
        <w:rPr>
          <w:rFonts w:ascii="Times" w:eastAsia="SimSun" w:hAnsi="Times" w:cs="Times"/>
          <w:lang w:eastAsia="sk-SK"/>
        </w:rPr>
        <w:t xml:space="preserve">, </w:t>
      </w:r>
    </w:p>
    <w:p w14:paraId="781455A1" w14:textId="77777777" w:rsidR="005B080F" w:rsidRPr="00977642" w:rsidRDefault="004D3A5B" w:rsidP="005B080F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potvrdili sme </w:t>
      </w:r>
      <w:proofErr w:type="spellStart"/>
      <w:r w:rsidR="00A47F5C" w:rsidRPr="00977642">
        <w:rPr>
          <w:rFonts w:eastAsia="SimSun"/>
          <w:lang w:eastAsia="sk-SK"/>
        </w:rPr>
        <w:t>sl</w:t>
      </w:r>
      <w:r w:rsidR="00F776D2" w:rsidRPr="00977642">
        <w:rPr>
          <w:rFonts w:eastAsia="SimSun"/>
          <w:lang w:eastAsia="sk-SK"/>
        </w:rPr>
        <w:t>už</w:t>
      </w:r>
      <w:r w:rsidR="00A47F5C" w:rsidRPr="00977642">
        <w:rPr>
          <w:rFonts w:eastAsia="SimSun"/>
          <w:lang w:eastAsia="sk-SK"/>
        </w:rPr>
        <w:t>bu</w:t>
      </w:r>
      <w:r w:rsidR="00A47F5C" w:rsidRPr="00977642">
        <w:rPr>
          <w:rStyle w:val="kodChar"/>
          <w:rFonts w:eastAsia="SimSun"/>
        </w:rPr>
        <w:t>Routing</w:t>
      </w:r>
      <w:r w:rsidRPr="00977642">
        <w:rPr>
          <w:rFonts w:eastAsia="SimSun"/>
          <w:lang w:eastAsia="sk-SK"/>
        </w:rPr>
        <w:t>a</w:t>
      </w:r>
      <w:proofErr w:type="spellEnd"/>
      <w:r w:rsidRPr="00977642">
        <w:rPr>
          <w:rFonts w:eastAsia="SimSun"/>
          <w:lang w:eastAsia="sk-SK"/>
        </w:rPr>
        <w:t xml:space="preserve"> </w:t>
      </w:r>
      <w:r w:rsidR="00A47F5C" w:rsidRPr="00977642">
        <w:rPr>
          <w:rFonts w:eastAsia="SimSun"/>
          <w:lang w:eastAsia="sk-SK"/>
        </w:rPr>
        <w:t xml:space="preserve">následne sme ju nainštalovali </w:t>
      </w:r>
      <w:r w:rsidRPr="00977642">
        <w:rPr>
          <w:rFonts w:eastAsia="SimSun"/>
          <w:lang w:eastAsia="sk-SK"/>
        </w:rPr>
        <w:t xml:space="preserve">. Pri inštalácii zvolíme </w:t>
      </w:r>
      <w:proofErr w:type="spellStart"/>
      <w:r w:rsidRPr="00977642">
        <w:rPr>
          <w:rFonts w:eastAsia="SimSun"/>
          <w:lang w:eastAsia="sk-SK"/>
        </w:rPr>
        <w:t>sieťový</w:t>
      </w:r>
      <w:r w:rsidR="00A47F5C" w:rsidRPr="00977642">
        <w:rPr>
          <w:rFonts w:eastAsia="SimSun"/>
          <w:lang w:eastAsia="sk-SK"/>
        </w:rPr>
        <w:t>adapter</w:t>
      </w:r>
      <w:proofErr w:type="spellEnd"/>
      <w:r w:rsidR="00A47F5C" w:rsidRPr="00977642">
        <w:rPr>
          <w:rFonts w:eastAsia="SimSun"/>
          <w:lang w:eastAsia="sk-SK"/>
        </w:rPr>
        <w:t xml:space="preserve"> eth0</w:t>
      </w:r>
      <w:r w:rsidRPr="00977642">
        <w:rPr>
          <w:rFonts w:eastAsia="SimSun"/>
          <w:lang w:eastAsia="sk-SK"/>
        </w:rPr>
        <w:t xml:space="preserve">, ktorý je pripojený k </w:t>
      </w:r>
      <w:proofErr w:type="spellStart"/>
      <w:r w:rsidRPr="00977642">
        <w:rPr>
          <w:rFonts w:eastAsia="SimSun"/>
          <w:lang w:eastAsia="sk-SK"/>
        </w:rPr>
        <w:t>internetu.</w:t>
      </w:r>
      <w:r w:rsidR="00A47F5C" w:rsidRPr="00977642">
        <w:rPr>
          <w:rFonts w:eastAsia="MS Mincho"/>
        </w:rPr>
        <w:t>Po</w:t>
      </w:r>
      <w:proofErr w:type="spellEnd"/>
      <w:r w:rsidR="00A47F5C" w:rsidRPr="00977642">
        <w:rPr>
          <w:rFonts w:eastAsia="MS Mincho"/>
        </w:rPr>
        <w:t xml:space="preserve"> inštalácii je NAT plne funkčné</w:t>
      </w:r>
      <w:r w:rsidRPr="00977642">
        <w:rPr>
          <w:rFonts w:eastAsia="SimSun"/>
        </w:rPr>
        <w:t>,</w:t>
      </w:r>
      <w:r w:rsidR="00A47F5C" w:rsidRPr="00977642">
        <w:rPr>
          <w:rFonts w:eastAsia="SimSun"/>
          <w:lang w:eastAsia="sk-SK"/>
        </w:rPr>
        <w:t xml:space="preserve"> ale</w:t>
      </w:r>
      <w:r w:rsidRPr="00977642">
        <w:rPr>
          <w:rFonts w:eastAsia="SimSun"/>
          <w:lang w:eastAsia="sk-SK"/>
        </w:rPr>
        <w:t xml:space="preserve"> je potrebné </w:t>
      </w:r>
      <w:proofErr w:type="spellStart"/>
      <w:r w:rsidRPr="00977642">
        <w:rPr>
          <w:rFonts w:eastAsia="SimSun"/>
          <w:lang w:eastAsia="sk-SK"/>
        </w:rPr>
        <w:t>pridat</w:t>
      </w:r>
      <w:proofErr w:type="spellEnd"/>
      <w:r w:rsidRPr="00977642">
        <w:rPr>
          <w:rFonts w:eastAsia="SimSun"/>
          <w:lang w:eastAsia="sk-SK"/>
        </w:rPr>
        <w:t xml:space="preserve">̌ NAT záznamy </w:t>
      </w:r>
      <w:r w:rsidR="00A47F5C" w:rsidRPr="00977642">
        <w:rPr>
          <w:rFonts w:eastAsia="SimSun"/>
          <w:lang w:eastAsia="sk-SK"/>
        </w:rPr>
        <w:t>na</w:t>
      </w:r>
      <w:r w:rsidRPr="00977642">
        <w:rPr>
          <w:rFonts w:eastAsia="SimSun"/>
          <w:lang w:eastAsia="sk-SK"/>
        </w:rPr>
        <w:t xml:space="preserve"> port</w:t>
      </w:r>
      <w:r w:rsidR="00A47F5C" w:rsidRPr="00977642">
        <w:rPr>
          <w:rFonts w:eastAsia="SimSun"/>
          <w:lang w:eastAsia="sk-SK"/>
        </w:rPr>
        <w:t>e</w:t>
      </w:r>
      <w:r w:rsidRPr="00977642">
        <w:rPr>
          <w:rFonts w:eastAsia="SimSun"/>
          <w:lang w:eastAsia="sk-SK"/>
        </w:rPr>
        <w:t xml:space="preserve"> 53. </w:t>
      </w:r>
      <w:r w:rsidR="00360D9A" w:rsidRPr="00977642">
        <w:rPr>
          <w:rFonts w:eastAsia="SimSun"/>
          <w:lang w:eastAsia="sk-SK"/>
        </w:rPr>
        <w:t xml:space="preserve"> Ďalej sme ho potrebovali nakonfigurovať v </w:t>
      </w:r>
      <w:proofErr w:type="spellStart"/>
      <w:r w:rsidR="00360D9A" w:rsidRPr="00977642">
        <w:rPr>
          <w:rFonts w:eastAsia="SimSun"/>
          <w:lang w:eastAsia="sk-SK"/>
        </w:rPr>
        <w:t>control</w:t>
      </w:r>
      <w:proofErr w:type="spellEnd"/>
      <w:r w:rsidR="00360D9A" w:rsidRPr="00977642">
        <w:rPr>
          <w:rFonts w:eastAsia="SimSun"/>
          <w:lang w:eastAsia="sk-SK"/>
        </w:rPr>
        <w:t xml:space="preserve"> panel=&gt;</w:t>
      </w:r>
      <w:proofErr w:type="spellStart"/>
      <w:r w:rsidR="00360D9A" w:rsidRPr="00977642">
        <w:rPr>
          <w:rFonts w:eastAsia="SimSun"/>
          <w:lang w:eastAsia="sk-SK"/>
        </w:rPr>
        <w:t>Administrativetools</w:t>
      </w:r>
      <w:proofErr w:type="spellEnd"/>
      <w:r w:rsidR="00360D9A" w:rsidRPr="00977642">
        <w:rPr>
          <w:rFonts w:eastAsia="SimSun"/>
          <w:lang w:eastAsia="sk-SK"/>
        </w:rPr>
        <w:t xml:space="preserve"> =&gt;</w:t>
      </w:r>
      <w:proofErr w:type="spellStart"/>
      <w:r w:rsidR="00360D9A" w:rsidRPr="00977642">
        <w:rPr>
          <w:rFonts w:eastAsia="SimSun"/>
          <w:lang w:eastAsia="sk-SK"/>
        </w:rPr>
        <w:t>routing</w:t>
      </w:r>
      <w:proofErr w:type="spellEnd"/>
      <w:r w:rsidR="00360D9A" w:rsidRPr="00977642">
        <w:rPr>
          <w:rFonts w:eastAsia="SimSun"/>
          <w:lang w:eastAsia="sk-SK"/>
        </w:rPr>
        <w:t xml:space="preserve"> and </w:t>
      </w:r>
      <w:proofErr w:type="spellStart"/>
      <w:r w:rsidR="00360D9A" w:rsidRPr="00977642">
        <w:rPr>
          <w:rFonts w:eastAsia="SimSun"/>
          <w:lang w:eastAsia="sk-SK"/>
        </w:rPr>
        <w:t>remoteaccess</w:t>
      </w:r>
      <w:proofErr w:type="spellEnd"/>
      <w:r w:rsidR="00360D9A" w:rsidRPr="00977642">
        <w:rPr>
          <w:rFonts w:eastAsia="SimSun"/>
          <w:lang w:eastAsia="sk-SK"/>
        </w:rPr>
        <w:t xml:space="preserve">. Po kliknutí na NAT, </w:t>
      </w:r>
      <w:r w:rsidR="00360D9A" w:rsidRPr="00977642">
        <w:rPr>
          <w:rFonts w:eastAsia="SimSun"/>
          <w:lang w:eastAsia="sk-SK"/>
        </w:rPr>
        <w:lastRenderedPageBreak/>
        <w:t xml:space="preserve">vyberieme záložku s adaptérom, ktorý je pripojený k internet. V </w:t>
      </w:r>
      <w:proofErr w:type="spellStart"/>
      <w:r w:rsidR="00360D9A" w:rsidRPr="00977642">
        <w:rPr>
          <w:rFonts w:eastAsia="SimSun"/>
          <w:lang w:eastAsia="sk-SK"/>
        </w:rPr>
        <w:t>addresspool</w:t>
      </w:r>
      <w:proofErr w:type="spellEnd"/>
      <w:r w:rsidR="00360D9A" w:rsidRPr="00977642">
        <w:rPr>
          <w:rFonts w:eastAsia="SimSun"/>
          <w:lang w:eastAsia="sk-SK"/>
        </w:rPr>
        <w:t xml:space="preserve"> je potrebné nastaviť </w:t>
      </w:r>
      <w:proofErr w:type="spellStart"/>
      <w:r w:rsidR="00360D9A" w:rsidRPr="00977642">
        <w:rPr>
          <w:rFonts w:eastAsia="SimSun"/>
          <w:lang w:eastAsia="sk-SK"/>
        </w:rPr>
        <w:t>from</w:t>
      </w:r>
      <w:proofErr w:type="spellEnd"/>
      <w:r w:rsidR="00360D9A" w:rsidRPr="00977642">
        <w:rPr>
          <w:rFonts w:eastAsia="SimSun"/>
          <w:lang w:eastAsia="sk-SK"/>
        </w:rPr>
        <w:t xml:space="preserve">, čo znamená našu počiatočnú </w:t>
      </w:r>
      <w:proofErr w:type="spellStart"/>
      <w:r w:rsidR="00360D9A" w:rsidRPr="00977642">
        <w:rPr>
          <w:rFonts w:eastAsia="SimSun"/>
          <w:lang w:eastAsia="sk-SK"/>
        </w:rPr>
        <w:t>public</w:t>
      </w:r>
      <w:proofErr w:type="spellEnd"/>
      <w:r w:rsidR="00360D9A" w:rsidRPr="00977642">
        <w:rPr>
          <w:rFonts w:eastAsia="SimSun"/>
          <w:lang w:eastAsia="sk-SK"/>
        </w:rPr>
        <w:t xml:space="preserve"> adresu 158.193.139.74 a to, čo je naša koncová adresa 158.193.139.75 a </w:t>
      </w:r>
      <w:proofErr w:type="spellStart"/>
      <w:r w:rsidR="00360D9A" w:rsidRPr="00977642">
        <w:rPr>
          <w:rFonts w:eastAsia="SimSun"/>
          <w:lang w:eastAsia="sk-SK"/>
        </w:rPr>
        <w:t>netmask</w:t>
      </w:r>
      <w:proofErr w:type="spellEnd"/>
      <w:r w:rsidR="00360D9A" w:rsidRPr="00977642">
        <w:rPr>
          <w:rFonts w:eastAsia="SimSun"/>
          <w:lang w:eastAsia="sk-SK"/>
        </w:rPr>
        <w:t xml:space="preserve"> 255.255.255.0.</w:t>
      </w:r>
      <w:r w:rsidR="0028342E" w:rsidRPr="00977642">
        <w:rPr>
          <w:rFonts w:eastAsia="SimSun"/>
          <w:lang w:eastAsia="sk-SK"/>
        </w:rPr>
        <w:t xml:space="preserve"> V záložke </w:t>
      </w:r>
      <w:proofErr w:type="spellStart"/>
      <w:r w:rsidR="0028342E" w:rsidRPr="00977642">
        <w:rPr>
          <w:rFonts w:eastAsia="SimSun"/>
          <w:lang w:eastAsia="sk-SK"/>
        </w:rPr>
        <w:t>services</w:t>
      </w:r>
      <w:proofErr w:type="spellEnd"/>
      <w:r w:rsidR="0028342E" w:rsidRPr="00977642">
        <w:rPr>
          <w:rFonts w:eastAsia="SimSun"/>
          <w:lang w:eastAsia="sk-SK"/>
        </w:rPr>
        <w:t xml:space="preserve"> and </w:t>
      </w:r>
      <w:proofErr w:type="spellStart"/>
      <w:r w:rsidR="0028342E" w:rsidRPr="00977642">
        <w:rPr>
          <w:rFonts w:eastAsia="SimSun"/>
          <w:lang w:eastAsia="sk-SK"/>
        </w:rPr>
        <w:t>ports</w:t>
      </w:r>
      <w:proofErr w:type="spellEnd"/>
      <w:r w:rsidR="0028342E" w:rsidRPr="00977642">
        <w:rPr>
          <w:rFonts w:eastAsia="SimSun"/>
          <w:lang w:eastAsia="sk-SK"/>
        </w:rPr>
        <w:t xml:space="preserve"> je potrebné pridať 4 nové záznamy NAT pre DNS(</w:t>
      </w:r>
      <w:proofErr w:type="spellStart"/>
      <w:r w:rsidR="0028342E" w:rsidRPr="00977642">
        <w:rPr>
          <w:rFonts w:eastAsia="SimSun"/>
          <w:lang w:eastAsia="sk-SK"/>
        </w:rPr>
        <w:t>Master-Slave</w:t>
      </w:r>
      <w:proofErr w:type="spellEnd"/>
      <w:r w:rsidR="0028342E" w:rsidRPr="00977642">
        <w:rPr>
          <w:rFonts w:eastAsia="SimSun"/>
          <w:lang w:eastAsia="sk-SK"/>
        </w:rPr>
        <w:t>, TCP-UDP)</w:t>
      </w:r>
      <w:r w:rsidR="005B080F" w:rsidRPr="00977642">
        <w:rPr>
          <w:rFonts w:eastAsia="SimSun"/>
          <w:lang w:eastAsia="sk-SK"/>
        </w:rPr>
        <w:t>.</w:t>
      </w:r>
    </w:p>
    <w:p w14:paraId="3F260104" w14:textId="77777777" w:rsidR="005B080F" w:rsidRPr="00977642" w:rsidRDefault="005B080F" w:rsidP="005B080F">
      <w:pPr>
        <w:pStyle w:val="u2"/>
        <w:rPr>
          <w:rFonts w:eastAsia="SimSun"/>
          <w:lang w:eastAsia="sk-SK"/>
        </w:rPr>
      </w:pPr>
      <w:bookmarkStart w:id="121" w:name="_Toc474850015"/>
      <w:r w:rsidRPr="00977642">
        <w:rPr>
          <w:rFonts w:eastAsia="SimSun"/>
          <w:lang w:eastAsia="sk-SK"/>
        </w:rPr>
        <w:t xml:space="preserve">ISS- Internet </w:t>
      </w:r>
      <w:proofErr w:type="spellStart"/>
      <w:r w:rsidR="00626C9D" w:rsidRPr="00977642">
        <w:rPr>
          <w:rFonts w:eastAsia="SimSun"/>
          <w:lang w:eastAsia="sk-SK"/>
        </w:rPr>
        <w:t>Information</w:t>
      </w:r>
      <w:proofErr w:type="spellEnd"/>
      <w:r w:rsidR="00626C9D" w:rsidRPr="00977642">
        <w:rPr>
          <w:rFonts w:eastAsia="SimSun"/>
          <w:lang w:eastAsia="sk-SK"/>
        </w:rPr>
        <w:t xml:space="preserve"> S</w:t>
      </w:r>
      <w:r w:rsidRPr="00977642">
        <w:rPr>
          <w:rFonts w:eastAsia="SimSun"/>
          <w:lang w:eastAsia="sk-SK"/>
        </w:rPr>
        <w:t>erver</w:t>
      </w:r>
      <w:bookmarkEnd w:id="121"/>
    </w:p>
    <w:p w14:paraId="3001D64A" w14:textId="77777777" w:rsidR="008D2326" w:rsidRPr="00977642" w:rsidRDefault="008D2326" w:rsidP="00A40A23">
      <w:pPr>
        <w:rPr>
          <w:rFonts w:ascii="Times" w:eastAsia="SimSun" w:hAnsi="Times" w:cs="Times"/>
          <w:lang w:eastAsia="sk-SK"/>
        </w:rPr>
      </w:pPr>
      <w:proofErr w:type="spellStart"/>
      <w:r w:rsidRPr="00977642">
        <w:rPr>
          <w:rFonts w:eastAsia="SimSun"/>
          <w:lang w:eastAsia="sk-SK"/>
        </w:rPr>
        <w:t>Webserver</w:t>
      </w:r>
      <w:proofErr w:type="spellEnd"/>
      <w:r w:rsidRPr="00977642">
        <w:rPr>
          <w:rFonts w:eastAsia="SimSun"/>
          <w:lang w:eastAsia="sk-SK"/>
        </w:rPr>
        <w:t xml:space="preserve"> ISS sme pridali cez </w:t>
      </w:r>
      <w:proofErr w:type="spellStart"/>
      <w:r w:rsidRPr="00977642">
        <w:rPr>
          <w:rFonts w:eastAsia="SimSun"/>
          <w:lang w:eastAsia="sk-SK"/>
        </w:rPr>
        <w:t>windows</w:t>
      </w:r>
      <w:proofErr w:type="spellEnd"/>
      <w:r w:rsidRPr="00977642">
        <w:rPr>
          <w:rFonts w:eastAsia="SimSun"/>
          <w:lang w:eastAsia="sk-SK"/>
        </w:rPr>
        <w:t xml:space="preserve"> server manager tlačidlom </w:t>
      </w:r>
      <w:proofErr w:type="spellStart"/>
      <w:r w:rsidRPr="00977642">
        <w:rPr>
          <w:rFonts w:eastAsia="SimSun"/>
          <w:lang w:eastAsia="sk-SK"/>
        </w:rPr>
        <w:t>Addroles</w:t>
      </w:r>
      <w:proofErr w:type="spellEnd"/>
      <w:r w:rsidRPr="00977642">
        <w:rPr>
          <w:rFonts w:eastAsia="SimSun"/>
          <w:lang w:eastAsia="sk-SK"/>
        </w:rPr>
        <w:t xml:space="preserve"> and </w:t>
      </w:r>
      <w:proofErr w:type="spellStart"/>
      <w:r w:rsidRPr="00977642">
        <w:rPr>
          <w:rFonts w:eastAsia="SimSun"/>
          <w:lang w:eastAsia="sk-SK"/>
        </w:rPr>
        <w:t>features</w:t>
      </w:r>
      <w:proofErr w:type="spellEnd"/>
      <w:r w:rsidRPr="00977642">
        <w:rPr>
          <w:rFonts w:eastAsia="SimSun"/>
          <w:lang w:eastAsia="sk-SK"/>
        </w:rPr>
        <w:t xml:space="preserve">, kde sme vyhľadali Web Server ISS a pokračujeme ďalej. Pri ponuke Role </w:t>
      </w:r>
      <w:proofErr w:type="spellStart"/>
      <w:r w:rsidRPr="00977642">
        <w:rPr>
          <w:rFonts w:eastAsia="SimSun"/>
          <w:lang w:eastAsia="sk-SK"/>
        </w:rPr>
        <w:t>Services</w:t>
      </w:r>
      <w:proofErr w:type="spellEnd"/>
    </w:p>
    <w:p w14:paraId="51869492" w14:textId="77777777" w:rsidR="00EB6C86" w:rsidRPr="00977642" w:rsidRDefault="00203156" w:rsidP="00EB6C86">
      <w:pPr>
        <w:keepNext/>
      </w:pPr>
      <w:r w:rsidRPr="00977642">
        <w:rPr>
          <w:rFonts w:eastAsia="SimSun"/>
          <w:lang w:eastAsia="sk-SK"/>
        </w:rPr>
        <w:drawing>
          <wp:inline distT="0" distB="0" distL="0" distR="0" wp14:anchorId="28F4AD03" wp14:editId="4D9E209C">
            <wp:extent cx="4857299" cy="52342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2-13 at 14.48.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494" cy="52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E04" w14:textId="77777777" w:rsidR="005B080F" w:rsidRPr="00977642" w:rsidRDefault="00EB6C86" w:rsidP="00EB6C86">
      <w:pPr>
        <w:pStyle w:val="Popis"/>
        <w:rPr>
          <w:rFonts w:eastAsia="SimSun"/>
          <w:lang w:eastAsia="sk-SK"/>
        </w:rPr>
      </w:pPr>
      <w:bookmarkStart w:id="122" w:name="_Toc474845516"/>
      <w:r w:rsidRPr="00977642">
        <w:t xml:space="preserve">Obrázok </w:t>
      </w:r>
      <w:fldSimple w:instr=" SEQ Obrázok \* ARABIC ">
        <w:r w:rsidR="00204B25" w:rsidRPr="00977642">
          <w:t>15</w:t>
        </w:r>
      </w:fldSimple>
      <w:r w:rsidRPr="00977642">
        <w:t xml:space="preserve"> – Pridávanie IIS na Windows Server 2016</w:t>
      </w:r>
      <w:bookmarkEnd w:id="122"/>
    </w:p>
    <w:p w14:paraId="6A9AF549" w14:textId="77777777" w:rsidR="00203156" w:rsidRPr="00977642" w:rsidRDefault="00203156" w:rsidP="005B080F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>Následne nainštalujeme s</w:t>
      </w:r>
      <w:r w:rsidR="00E7149D" w:rsidRPr="00977642">
        <w:rPr>
          <w:rFonts w:eastAsia="SimSun"/>
          <w:lang w:eastAsia="sk-SK"/>
        </w:rPr>
        <w:t>lužby na server.</w:t>
      </w:r>
    </w:p>
    <w:p w14:paraId="55C0D672" w14:textId="77777777" w:rsidR="00203156" w:rsidRPr="00977642" w:rsidRDefault="00203156" w:rsidP="00203156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Po úspešnej inštalácii sa IIS objaví na </w:t>
      </w:r>
      <w:proofErr w:type="spellStart"/>
      <w:r w:rsidRPr="00977642">
        <w:rPr>
          <w:rFonts w:eastAsia="SimSun"/>
          <w:lang w:eastAsia="sk-SK"/>
        </w:rPr>
        <w:t>ľavom</w:t>
      </w:r>
      <w:proofErr w:type="spellEnd"/>
      <w:r w:rsidRPr="00977642">
        <w:rPr>
          <w:rFonts w:eastAsia="SimSun"/>
          <w:lang w:eastAsia="sk-SK"/>
        </w:rPr>
        <w:t xml:space="preserve"> paneli v server manager-i. Klikneme na ikonu IIS a v zozname dostupných serverov sa zjaví jeden - ten, na ktorom </w:t>
      </w:r>
      <w:proofErr w:type="spellStart"/>
      <w:r w:rsidRPr="00977642">
        <w:rPr>
          <w:rFonts w:eastAsia="SimSun"/>
          <w:lang w:eastAsia="sk-SK"/>
        </w:rPr>
        <w:t>uskutočňujeme</w:t>
      </w:r>
      <w:proofErr w:type="spellEnd"/>
      <w:r w:rsidRPr="00977642">
        <w:rPr>
          <w:rFonts w:eastAsia="SimSun"/>
          <w:lang w:eastAsia="sk-SK"/>
        </w:rPr>
        <w:t xml:space="preserve"> </w:t>
      </w:r>
      <w:r w:rsidRPr="00977642">
        <w:rPr>
          <w:rFonts w:eastAsia="SimSun"/>
          <w:lang w:eastAsia="sk-SK"/>
        </w:rPr>
        <w:lastRenderedPageBreak/>
        <w:t xml:space="preserve">konfiguráciu. Klikneme </w:t>
      </w:r>
      <w:proofErr w:type="spellStart"/>
      <w:r w:rsidRPr="00977642">
        <w:rPr>
          <w:rFonts w:eastAsia="SimSun"/>
          <w:lang w:eastAsia="sk-SK"/>
        </w:rPr>
        <w:t>nan</w:t>
      </w:r>
      <w:proofErr w:type="spellEnd"/>
      <w:r w:rsidRPr="00977642">
        <w:rPr>
          <w:rFonts w:eastAsia="SimSun"/>
          <w:lang w:eastAsia="sk-SK"/>
        </w:rPr>
        <w:t xml:space="preserve">̌ pravým </w:t>
      </w:r>
      <w:proofErr w:type="spellStart"/>
      <w:r w:rsidRPr="00977642">
        <w:rPr>
          <w:rFonts w:eastAsia="SimSun"/>
          <w:lang w:eastAsia="sk-SK"/>
        </w:rPr>
        <w:t>tlačidlom</w:t>
      </w:r>
      <w:proofErr w:type="spellEnd"/>
      <w:r w:rsidRPr="00977642">
        <w:rPr>
          <w:rFonts w:eastAsia="SimSun"/>
          <w:lang w:eastAsia="sk-SK"/>
        </w:rPr>
        <w:t xml:space="preserve"> myši a z ponuky zvolíme </w:t>
      </w:r>
      <w:proofErr w:type="spellStart"/>
      <w:r w:rsidRPr="00977642">
        <w:rPr>
          <w:rFonts w:eastAsia="SimSun"/>
          <w:lang w:eastAsia="sk-SK"/>
        </w:rPr>
        <w:t>možnost</w:t>
      </w:r>
      <w:proofErr w:type="spellEnd"/>
      <w:r w:rsidRPr="00977642">
        <w:rPr>
          <w:rFonts w:eastAsia="SimSun"/>
          <w:lang w:eastAsia="sk-SK"/>
        </w:rPr>
        <w:t xml:space="preserve">̌ </w:t>
      </w:r>
      <w:r w:rsidRPr="00977642">
        <w:rPr>
          <w:rFonts w:ascii="Times" w:eastAsia="SimSun" w:hAnsi="Times" w:cs="Times"/>
          <w:lang w:eastAsia="sk-SK"/>
        </w:rPr>
        <w:t xml:space="preserve">Internet </w:t>
      </w:r>
      <w:proofErr w:type="spellStart"/>
      <w:r w:rsidRPr="00977642">
        <w:rPr>
          <w:rFonts w:ascii="Times" w:eastAsia="SimSun" w:hAnsi="Times" w:cs="Times"/>
          <w:lang w:eastAsia="sk-SK"/>
        </w:rPr>
        <w:t>InformationServices</w:t>
      </w:r>
      <w:proofErr w:type="spellEnd"/>
      <w:r w:rsidRPr="00977642">
        <w:rPr>
          <w:rFonts w:ascii="Times" w:eastAsia="SimSun" w:hAnsi="Times" w:cs="Times"/>
          <w:lang w:eastAsia="sk-SK"/>
        </w:rPr>
        <w:t xml:space="preserve"> (IIS) Manager</w:t>
      </w:r>
      <w:r w:rsidRPr="00977642">
        <w:rPr>
          <w:rFonts w:eastAsia="SimSun"/>
          <w:lang w:eastAsia="sk-SK"/>
        </w:rPr>
        <w:t xml:space="preserve">. Otvorí sa nové okno, v ktorého </w:t>
      </w:r>
      <w:proofErr w:type="spellStart"/>
      <w:r w:rsidRPr="00977642">
        <w:rPr>
          <w:rFonts w:eastAsia="SimSun"/>
          <w:lang w:eastAsia="sk-SK"/>
        </w:rPr>
        <w:t>ľavom</w:t>
      </w:r>
      <w:proofErr w:type="spellEnd"/>
      <w:r w:rsidRPr="00977642">
        <w:rPr>
          <w:rFonts w:eastAsia="SimSun"/>
          <w:lang w:eastAsia="sk-SK"/>
        </w:rPr>
        <w:t xml:space="preserve"> paneli sa nachádza náš server. Rozbalíme jeho ponuku a klikneme na </w:t>
      </w:r>
      <w:proofErr w:type="spellStart"/>
      <w:r w:rsidRPr="00977642">
        <w:rPr>
          <w:rFonts w:ascii="Times" w:eastAsia="SimSun" w:hAnsi="Times" w:cs="Times"/>
          <w:lang w:eastAsia="sk-SK"/>
        </w:rPr>
        <w:t>Sites</w:t>
      </w:r>
      <w:proofErr w:type="spellEnd"/>
      <w:r w:rsidRPr="00977642">
        <w:rPr>
          <w:rFonts w:eastAsia="SimSun"/>
          <w:lang w:eastAsia="sk-SK"/>
        </w:rPr>
        <w:t xml:space="preserve">. Pravý klik na </w:t>
      </w:r>
      <w:r w:rsidRPr="00977642">
        <w:rPr>
          <w:rFonts w:ascii="Times" w:eastAsia="SimSun" w:hAnsi="Times" w:cs="Times"/>
          <w:lang w:eastAsia="sk-SK"/>
        </w:rPr>
        <w:t xml:space="preserve">Default Web Site </w:t>
      </w:r>
      <w:r w:rsidRPr="00977642">
        <w:rPr>
          <w:rFonts w:eastAsia="SimSun"/>
          <w:lang w:eastAsia="sk-SK"/>
        </w:rPr>
        <w:t xml:space="preserve">nám ponúkne viacero možností vrátane nastavenia webstránky a pridania novej. </w:t>
      </w:r>
    </w:p>
    <w:p w14:paraId="61EFC6F4" w14:textId="77777777" w:rsidR="00203156" w:rsidRPr="00977642" w:rsidRDefault="00203156" w:rsidP="00203156">
      <w:pPr>
        <w:rPr>
          <w:rFonts w:eastAsia="SimSun"/>
          <w:lang w:eastAsia="sk-SK"/>
        </w:rPr>
      </w:pPr>
      <w:r w:rsidRPr="00977642">
        <w:rPr>
          <w:rFonts w:eastAsia="SimSun"/>
          <w:lang w:eastAsia="sk-SK"/>
        </w:rPr>
        <w:t xml:space="preserve">Po inštalácii sa nachádza ISS v ľavom paneli vo </w:t>
      </w:r>
      <w:proofErr w:type="spellStart"/>
      <w:r w:rsidRPr="00977642">
        <w:rPr>
          <w:rFonts w:eastAsia="SimSun"/>
          <w:lang w:eastAsia="sk-SK"/>
        </w:rPr>
        <w:t>windows</w:t>
      </w:r>
      <w:proofErr w:type="spellEnd"/>
      <w:r w:rsidRPr="00977642">
        <w:rPr>
          <w:rFonts w:eastAsia="SimSun"/>
          <w:lang w:eastAsia="sk-SK"/>
        </w:rPr>
        <w:t xml:space="preserve"> sever manageri. Po kliknutí </w:t>
      </w:r>
      <w:r w:rsidR="00A74951" w:rsidRPr="00977642">
        <w:rPr>
          <w:rFonts w:eastAsia="SimSun"/>
          <w:lang w:eastAsia="sk-SK"/>
        </w:rPr>
        <w:t xml:space="preserve">na </w:t>
      </w:r>
      <w:proofErr w:type="spellStart"/>
      <w:r w:rsidR="00A74951" w:rsidRPr="00977642">
        <w:rPr>
          <w:rFonts w:eastAsia="SimSun"/>
          <w:lang w:eastAsia="sk-SK"/>
        </w:rPr>
        <w:t>tools</w:t>
      </w:r>
      <w:proofErr w:type="spellEnd"/>
      <w:r w:rsidR="00A74951" w:rsidRPr="00977642">
        <w:rPr>
          <w:rFonts w:eastAsia="SimSun"/>
          <w:lang w:eastAsia="sk-SK"/>
        </w:rPr>
        <w:t xml:space="preserve"> v pravom hornom rohu klikneme Internet </w:t>
      </w:r>
      <w:proofErr w:type="spellStart"/>
      <w:r w:rsidR="00A74951" w:rsidRPr="00977642">
        <w:rPr>
          <w:rFonts w:eastAsia="SimSun"/>
          <w:lang w:eastAsia="sk-SK"/>
        </w:rPr>
        <w:t>informationservices</w:t>
      </w:r>
      <w:proofErr w:type="spellEnd"/>
      <w:r w:rsidR="00A74951" w:rsidRPr="00977642">
        <w:rPr>
          <w:rFonts w:eastAsia="SimSun"/>
          <w:lang w:eastAsia="sk-SK"/>
        </w:rPr>
        <w:t xml:space="preserve"> (ISS) manager. A po </w:t>
      </w:r>
      <w:proofErr w:type="spellStart"/>
      <w:r w:rsidR="00A74951" w:rsidRPr="00977642">
        <w:rPr>
          <w:rFonts w:eastAsia="SimSun"/>
          <w:lang w:eastAsia="sk-SK"/>
        </w:rPr>
        <w:t>rozkliknutí</w:t>
      </w:r>
      <w:proofErr w:type="spellEnd"/>
      <w:r w:rsidR="00A74951" w:rsidRPr="00977642">
        <w:rPr>
          <w:rFonts w:eastAsia="SimSun"/>
          <w:lang w:eastAsia="sk-SK"/>
        </w:rPr>
        <w:t xml:space="preserve"> na ľavom rohu je už vytvorená default </w:t>
      </w:r>
      <w:proofErr w:type="spellStart"/>
      <w:r w:rsidR="00A74951" w:rsidRPr="00977642">
        <w:rPr>
          <w:rFonts w:eastAsia="SimSun"/>
          <w:lang w:eastAsia="sk-SK"/>
        </w:rPr>
        <w:t>sites</w:t>
      </w:r>
      <w:proofErr w:type="spellEnd"/>
      <w:r w:rsidR="00A74951" w:rsidRPr="00977642">
        <w:rPr>
          <w:rFonts w:eastAsia="SimSun"/>
          <w:lang w:eastAsia="sk-SK"/>
        </w:rPr>
        <w:t xml:space="preserve">. Otvoriť ju je možné zadaním do </w:t>
      </w:r>
      <w:proofErr w:type="spellStart"/>
      <w:r w:rsidR="00A74951" w:rsidRPr="00977642">
        <w:rPr>
          <w:rFonts w:eastAsia="SimSun"/>
          <w:lang w:eastAsia="sk-SK"/>
        </w:rPr>
        <w:t>browseru</w:t>
      </w:r>
      <w:proofErr w:type="spellEnd"/>
      <w:r w:rsidR="00A74951" w:rsidRPr="00977642">
        <w:rPr>
          <w:rFonts w:eastAsia="SimSun"/>
          <w:lang w:eastAsia="sk-SK"/>
        </w:rPr>
        <w:t xml:space="preserve"> “</w:t>
      </w:r>
      <w:proofErr w:type="spellStart"/>
      <w:r w:rsidR="00A74951" w:rsidRPr="00977642">
        <w:rPr>
          <w:rFonts w:eastAsia="SimSun"/>
          <w:lang w:eastAsia="sk-SK"/>
        </w:rPr>
        <w:t>localhost</w:t>
      </w:r>
      <w:proofErr w:type="spellEnd"/>
      <w:r w:rsidR="00A74951" w:rsidRPr="00977642">
        <w:rPr>
          <w:rFonts w:eastAsia="SimSun"/>
          <w:lang w:eastAsia="sk-SK"/>
        </w:rPr>
        <w:t>”.</w:t>
      </w:r>
    </w:p>
    <w:p w14:paraId="46B05BED" w14:textId="77777777" w:rsidR="00381AFC" w:rsidRPr="00977642" w:rsidRDefault="00A74951" w:rsidP="00381AFC">
      <w:pPr>
        <w:keepNext/>
      </w:pPr>
      <w:r w:rsidRPr="00977642">
        <w:rPr>
          <w:rFonts w:ascii="Times" w:eastAsia="SimSun" w:hAnsi="Times" w:cs="Times"/>
          <w:lang w:eastAsia="sk-SK"/>
        </w:rPr>
        <w:drawing>
          <wp:inline distT="0" distB="0" distL="0" distR="0" wp14:anchorId="4655D651" wp14:editId="660BAC80">
            <wp:extent cx="5579745" cy="4854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2-13 at 14.57.0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7267" w14:textId="77777777" w:rsidR="00A74951" w:rsidRPr="00977642" w:rsidRDefault="00381AFC" w:rsidP="00381AFC">
      <w:pPr>
        <w:pStyle w:val="Popis"/>
        <w:jc w:val="both"/>
        <w:rPr>
          <w:rFonts w:ascii="Times" w:eastAsia="SimSun" w:hAnsi="Times" w:cs="Times"/>
          <w:lang w:eastAsia="sk-SK"/>
        </w:rPr>
      </w:pPr>
      <w:bookmarkStart w:id="123" w:name="_Toc474845517"/>
      <w:r w:rsidRPr="00977642">
        <w:t xml:space="preserve">Obrázok </w:t>
      </w:r>
      <w:fldSimple w:instr=" SEQ Obrázok \* ARABIC ">
        <w:r w:rsidR="00204B25" w:rsidRPr="00977642">
          <w:t>16</w:t>
        </w:r>
      </w:fldSimple>
      <w:r w:rsidRPr="00977642">
        <w:t xml:space="preserve"> – Predvolená stránka IIS</w:t>
      </w:r>
      <w:r w:rsidR="002D5C8B" w:rsidRPr="00977642">
        <w:t xml:space="preserve"> </w:t>
      </w:r>
      <w:proofErr w:type="spellStart"/>
      <w:r w:rsidR="002D5C8B" w:rsidRPr="00977642">
        <w:t>web</w:t>
      </w:r>
      <w:r w:rsidRPr="00977642">
        <w:t>servera</w:t>
      </w:r>
      <w:bookmarkEnd w:id="123"/>
      <w:proofErr w:type="spellEnd"/>
    </w:p>
    <w:p w14:paraId="4308DB6B" w14:textId="77777777" w:rsidR="00400C5D" w:rsidRPr="00977642" w:rsidRDefault="00400C5D">
      <w:pPr>
        <w:spacing w:before="0" w:line="240" w:lineRule="auto"/>
        <w:ind w:firstLine="0"/>
        <w:jc w:val="left"/>
        <w:rPr>
          <w:rStyle w:val="Zvraznenie"/>
          <w:i w:val="0"/>
        </w:rPr>
      </w:pPr>
      <w:r w:rsidRPr="00977642">
        <w:rPr>
          <w:rStyle w:val="Zvraznenie"/>
          <w:i w:val="0"/>
        </w:rPr>
        <w:br w:type="page"/>
      </w:r>
    </w:p>
    <w:p w14:paraId="45D67768" w14:textId="0CEDB34B" w:rsidR="00767964" w:rsidRPr="00977642" w:rsidRDefault="0029571E" w:rsidP="00767964">
      <w:pPr>
        <w:pStyle w:val="u2"/>
        <w:rPr>
          <w:rStyle w:val="Zvraznenie"/>
          <w:i w:val="0"/>
        </w:rPr>
      </w:pPr>
      <w:bookmarkStart w:id="124" w:name="_Toc474850016"/>
      <w:r w:rsidRPr="00977642">
        <w:rPr>
          <w:rStyle w:val="Zvraznenie"/>
          <w:i w:val="0"/>
        </w:rPr>
        <w:lastRenderedPageBreak/>
        <w:t>Poštový server</w:t>
      </w:r>
      <w:bookmarkEnd w:id="124"/>
    </w:p>
    <w:p w14:paraId="4FAF9AF6" w14:textId="77777777" w:rsidR="00767964" w:rsidRPr="00977642" w:rsidRDefault="009A17DF" w:rsidP="00514126">
      <w:pPr>
        <w:rPr>
          <w:rStyle w:val="Zvraznenie"/>
          <w:i w:val="0"/>
        </w:rPr>
      </w:pPr>
      <w:r w:rsidRPr="00977642">
        <w:rPr>
          <w:rStyle w:val="Zvraznenie"/>
          <w:i w:val="0"/>
        </w:rPr>
        <w:t xml:space="preserve">V server manageri klikneme na </w:t>
      </w:r>
      <w:proofErr w:type="spellStart"/>
      <w:r w:rsidRPr="00977642">
        <w:rPr>
          <w:rStyle w:val="Zvraznenie"/>
          <w:i w:val="0"/>
        </w:rPr>
        <w:t>tools</w:t>
      </w:r>
      <w:proofErr w:type="spellEnd"/>
      <w:r w:rsidRPr="00977642">
        <w:rPr>
          <w:rStyle w:val="Zvraznenie"/>
          <w:i w:val="0"/>
        </w:rPr>
        <w:t xml:space="preserve"> </w:t>
      </w:r>
      <w:r w:rsidR="00320F24" w:rsidRPr="00977642">
        <w:rPr>
          <w:rStyle w:val="Zvraznenie"/>
          <w:i w:val="0"/>
        </w:rPr>
        <w:t>a v záložne DNS</w:t>
      </w:r>
      <w:r w:rsidR="00514126" w:rsidRPr="00977642">
        <w:rPr>
          <w:rStyle w:val="Zvraznenie"/>
          <w:i w:val="0"/>
        </w:rPr>
        <w:t xml:space="preserve">, </w:t>
      </w:r>
      <w:proofErr w:type="spellStart"/>
      <w:r w:rsidR="00514126" w:rsidRPr="00977642">
        <w:rPr>
          <w:rStyle w:val="Zvraznenie"/>
          <w:i w:val="0"/>
        </w:rPr>
        <w:t>nasmerujume</w:t>
      </w:r>
      <w:proofErr w:type="spellEnd"/>
      <w:r w:rsidR="00514126" w:rsidRPr="00977642">
        <w:rPr>
          <w:rStyle w:val="Zvraznenie"/>
          <w:i w:val="0"/>
        </w:rPr>
        <w:t xml:space="preserve"> sa ku DNS severu a vytvoríme nové záznamy pre mail server. </w:t>
      </w:r>
      <w:proofErr w:type="spellStart"/>
      <w:r w:rsidR="00514126" w:rsidRPr="00977642">
        <w:rPr>
          <w:rStyle w:val="Zvraznenie"/>
          <w:i w:val="0"/>
        </w:rPr>
        <w:t>Cname</w:t>
      </w:r>
      <w:proofErr w:type="spellEnd"/>
      <w:r w:rsidR="00514126" w:rsidRPr="00977642">
        <w:rPr>
          <w:rStyle w:val="Zvraznenie"/>
          <w:i w:val="0"/>
        </w:rPr>
        <w:t xml:space="preserve"> záznam </w:t>
      </w:r>
      <w:r w:rsidR="00514126" w:rsidRPr="00977642">
        <w:rPr>
          <w:rStyle w:val="kodChar"/>
        </w:rPr>
        <w:t>mail 158.193.139.74</w:t>
      </w:r>
      <w:r w:rsidR="00514126" w:rsidRPr="00977642">
        <w:rPr>
          <w:rStyle w:val="Zvraznenie"/>
          <w:i w:val="0"/>
        </w:rPr>
        <w:t xml:space="preserve">, dva MX(Mail </w:t>
      </w:r>
      <w:proofErr w:type="spellStart"/>
      <w:r w:rsidR="00514126" w:rsidRPr="00977642">
        <w:rPr>
          <w:rStyle w:val="Zvraznenie"/>
          <w:i w:val="0"/>
        </w:rPr>
        <w:t>exchanger</w:t>
      </w:r>
      <w:proofErr w:type="spellEnd"/>
      <w:r w:rsidR="00514126" w:rsidRPr="00977642">
        <w:rPr>
          <w:rStyle w:val="Zvraznenie"/>
          <w:i w:val="0"/>
        </w:rPr>
        <w:t xml:space="preserve">) záznamy </w:t>
      </w:r>
      <w:r w:rsidR="00514126" w:rsidRPr="00977642">
        <w:rPr>
          <w:rStyle w:val="kodChar"/>
        </w:rPr>
        <w:t>0 mail sos3.local a 10 mail sos3.local.</w:t>
      </w:r>
    </w:p>
    <w:p w14:paraId="1ED8A277" w14:textId="77777777" w:rsidR="00B55DF1" w:rsidRPr="00977642" w:rsidRDefault="00B55DF1" w:rsidP="00AA6EBE">
      <w:pPr>
        <w:rPr>
          <w:rStyle w:val="Zvraznenie"/>
          <w:i w:val="0"/>
        </w:rPr>
      </w:pPr>
      <w:r w:rsidRPr="00977642">
        <w:rPr>
          <w:rStyle w:val="Zvraznenie"/>
          <w:i w:val="0"/>
        </w:rPr>
        <w:t>Zo stránky mailenable</w:t>
      </w:r>
      <w:r w:rsidR="005D1BF2" w:rsidRPr="00977642">
        <w:rPr>
          <w:rStyle w:val="Zvraznenie"/>
          <w:i w:val="0"/>
        </w:rPr>
        <w:t xml:space="preserve">.com stiahneme </w:t>
      </w:r>
      <w:proofErr w:type="spellStart"/>
      <w:r w:rsidR="005D1BF2" w:rsidRPr="00977642">
        <w:rPr>
          <w:rStyle w:val="Zvraznenie"/>
          <w:i w:val="0"/>
        </w:rPr>
        <w:t>standart</w:t>
      </w:r>
      <w:proofErr w:type="spellEnd"/>
      <w:r w:rsidR="005D1BF2" w:rsidRPr="00977642">
        <w:rPr>
          <w:rStyle w:val="Zvraznenie"/>
          <w:i w:val="0"/>
        </w:rPr>
        <w:t xml:space="preserve"> </w:t>
      </w:r>
      <w:proofErr w:type="spellStart"/>
      <w:r w:rsidR="005D1BF2" w:rsidRPr="00977642">
        <w:rPr>
          <w:rStyle w:val="Zvraznenie"/>
          <w:i w:val="0"/>
        </w:rPr>
        <w:t>edition</w:t>
      </w:r>
      <w:proofErr w:type="spellEnd"/>
      <w:r w:rsidR="005D1BF2" w:rsidRPr="00977642">
        <w:rPr>
          <w:rStyle w:val="Zvraznenie"/>
          <w:i w:val="0"/>
        </w:rPr>
        <w:t xml:space="preserve">. Začneme inštaláciou stiahnutého balíčka, zaklikneme web </w:t>
      </w:r>
      <w:r w:rsidR="005D1BF2" w:rsidRPr="00977642">
        <w:rPr>
          <w:rStyle w:val="kodChar"/>
        </w:rPr>
        <w:t xml:space="preserve">mail </w:t>
      </w:r>
      <w:proofErr w:type="spellStart"/>
      <w:r w:rsidR="005D1BF2" w:rsidRPr="00977642">
        <w:rPr>
          <w:rStyle w:val="kodChar"/>
        </w:rPr>
        <w:t>service</w:t>
      </w:r>
      <w:proofErr w:type="spellEnd"/>
      <w:r w:rsidR="005D1BF2" w:rsidRPr="00977642">
        <w:rPr>
          <w:rStyle w:val="kodChar"/>
        </w:rPr>
        <w:t>(server</w:t>
      </w:r>
      <w:r w:rsidR="00AA6EBE" w:rsidRPr="00977642">
        <w:rPr>
          <w:rStyle w:val="kodChar"/>
        </w:rPr>
        <w:t>).</w:t>
      </w:r>
      <w:r w:rsidR="00193B05" w:rsidRPr="00977642">
        <w:rPr>
          <w:rStyle w:val="kodChar"/>
        </w:rPr>
        <w:t xml:space="preserve"> </w:t>
      </w:r>
      <w:r w:rsidR="00AA6EBE" w:rsidRPr="00977642">
        <w:t xml:space="preserve">V nasledujúcich krokoch napíšeme do </w:t>
      </w:r>
      <w:proofErr w:type="spellStart"/>
      <w:r w:rsidR="00AA6EBE" w:rsidRPr="00977642">
        <w:t>Domain</w:t>
      </w:r>
      <w:proofErr w:type="spellEnd"/>
      <w:r w:rsidR="00AA6EBE" w:rsidRPr="00977642">
        <w:t xml:space="preserve"> </w:t>
      </w:r>
      <w:proofErr w:type="spellStart"/>
      <w:r w:rsidR="00AA6EBE" w:rsidRPr="00977642">
        <w:t>Name</w:t>
      </w:r>
      <w:proofErr w:type="spellEnd"/>
      <w:r w:rsidR="00AA6EBE" w:rsidRPr="00977642">
        <w:t xml:space="preserve">: sos3.local a DNS </w:t>
      </w:r>
      <w:proofErr w:type="spellStart"/>
      <w:r w:rsidR="00193B05" w:rsidRPr="00977642">
        <w:t>host</w:t>
      </w:r>
      <w:proofErr w:type="spellEnd"/>
      <w:r w:rsidR="00193B05" w:rsidRPr="00977642">
        <w:t>: 192.168.0.2</w:t>
      </w:r>
      <w:r w:rsidR="00AA6EBE" w:rsidRPr="00977642">
        <w:t xml:space="preserve"> a </w:t>
      </w:r>
      <w:proofErr w:type="spellStart"/>
      <w:r w:rsidR="00AA6EBE" w:rsidRPr="00977642">
        <w:t>smtp</w:t>
      </w:r>
      <w:proofErr w:type="spellEnd"/>
      <w:r w:rsidR="00AA6EBE" w:rsidRPr="00977642">
        <w:t xml:space="preserve"> port: 25. Počas inštalácie nám vybehne </w:t>
      </w:r>
      <w:proofErr w:type="spellStart"/>
      <w:r w:rsidR="00AA6EBE" w:rsidRPr="00977642">
        <w:t>tabuľká</w:t>
      </w:r>
      <w:proofErr w:type="spellEnd"/>
      <w:r w:rsidR="00AA6EBE" w:rsidRPr="00977642">
        <w:t xml:space="preserve">, kde </w:t>
      </w:r>
      <w:proofErr w:type="spellStart"/>
      <w:r w:rsidR="00AA6EBE" w:rsidRPr="00977642">
        <w:t>odklikneme</w:t>
      </w:r>
      <w:proofErr w:type="spellEnd"/>
      <w:r w:rsidR="00AA6EBE" w:rsidRPr="00977642">
        <w:t xml:space="preserve"> aby sa </w:t>
      </w:r>
      <w:proofErr w:type="spellStart"/>
      <w:r w:rsidR="00AA6EBE" w:rsidRPr="00977642">
        <w:t>mailserver</w:t>
      </w:r>
      <w:proofErr w:type="spellEnd"/>
      <w:r w:rsidR="00AA6EBE" w:rsidRPr="00977642">
        <w:t xml:space="preserve"> inštaloval ako </w:t>
      </w:r>
      <w:proofErr w:type="spellStart"/>
      <w:r w:rsidR="00AA6EBE" w:rsidRPr="00977642">
        <w:t>webserver</w:t>
      </w:r>
      <w:proofErr w:type="spellEnd"/>
      <w:r w:rsidR="00AA6EBE" w:rsidRPr="00977642">
        <w:t xml:space="preserve"> ISS.</w:t>
      </w:r>
      <w:r w:rsidR="00193B05" w:rsidRPr="00977642">
        <w:t xml:space="preserve"> V server manageri po kliknutí </w:t>
      </w:r>
      <w:proofErr w:type="spellStart"/>
      <w:r w:rsidR="00193B05" w:rsidRPr="00977642">
        <w:t>servers</w:t>
      </w:r>
      <w:proofErr w:type="spellEnd"/>
      <w:r w:rsidR="00193B05" w:rsidRPr="00977642">
        <w:t xml:space="preserve"> =&gt; </w:t>
      </w:r>
      <w:proofErr w:type="spellStart"/>
      <w:r w:rsidR="00193B05" w:rsidRPr="00977642">
        <w:t>localhost</w:t>
      </w:r>
      <w:proofErr w:type="spellEnd"/>
      <w:r w:rsidR="00193B05" w:rsidRPr="00977642">
        <w:t xml:space="preserve"> =&gt; </w:t>
      </w:r>
      <w:proofErr w:type="spellStart"/>
      <w:r w:rsidR="00193B05" w:rsidRPr="00977642">
        <w:t>system</w:t>
      </w:r>
      <w:proofErr w:type="spellEnd"/>
      <w:r w:rsidR="00193B05" w:rsidRPr="00977642">
        <w:t>=&gt;</w:t>
      </w:r>
      <w:proofErr w:type="spellStart"/>
      <w:r w:rsidR="00193B05" w:rsidRPr="00977642">
        <w:t>diagnose</w:t>
      </w:r>
      <w:proofErr w:type="spellEnd"/>
      <w:r w:rsidR="00193B05" w:rsidRPr="00977642">
        <w:t xml:space="preserve"> si skontrolujeme či všetky políčka sú </w:t>
      </w:r>
      <w:proofErr w:type="spellStart"/>
      <w:r w:rsidR="00193B05" w:rsidRPr="00977642">
        <w:t>pass</w:t>
      </w:r>
      <w:proofErr w:type="spellEnd"/>
      <w:r w:rsidR="00193B05" w:rsidRPr="00977642">
        <w:t xml:space="preserve">, čo nám značí že mail </w:t>
      </w:r>
      <w:proofErr w:type="spellStart"/>
      <w:r w:rsidR="00193B05" w:rsidRPr="00977642">
        <w:t>enable</w:t>
      </w:r>
      <w:proofErr w:type="spellEnd"/>
      <w:r w:rsidR="00193B05" w:rsidRPr="00977642">
        <w:t xml:space="preserve"> funguje. V ďalšom kroku </w:t>
      </w:r>
      <w:proofErr w:type="spellStart"/>
      <w:r w:rsidR="00193B05" w:rsidRPr="00977642">
        <w:t>servers</w:t>
      </w:r>
      <w:proofErr w:type="spellEnd"/>
      <w:r w:rsidR="00193B05" w:rsidRPr="00977642">
        <w:t xml:space="preserve"> =&gt; </w:t>
      </w:r>
      <w:proofErr w:type="spellStart"/>
      <w:r w:rsidR="00193B05" w:rsidRPr="00977642">
        <w:t>localhost</w:t>
      </w:r>
      <w:proofErr w:type="spellEnd"/>
      <w:r w:rsidR="00193B05" w:rsidRPr="00977642">
        <w:t xml:space="preserve"> =&gt;</w:t>
      </w:r>
      <w:proofErr w:type="spellStart"/>
      <w:r w:rsidR="00193B05" w:rsidRPr="00977642">
        <w:t>services</w:t>
      </w:r>
      <w:proofErr w:type="spellEnd"/>
      <w:r w:rsidR="00193B05" w:rsidRPr="00977642">
        <w:t xml:space="preserve"> and </w:t>
      </w:r>
      <w:proofErr w:type="spellStart"/>
      <w:r w:rsidR="00193B05" w:rsidRPr="00977642">
        <w:t>connectors</w:t>
      </w:r>
      <w:proofErr w:type="spellEnd"/>
      <w:r w:rsidR="00193B05" w:rsidRPr="00977642">
        <w:t xml:space="preserve">  a na SMTP klikneme pravým tlačidlom a klikneme na </w:t>
      </w:r>
      <w:proofErr w:type="spellStart"/>
      <w:r w:rsidR="00193B05" w:rsidRPr="00977642">
        <w:t>properties</w:t>
      </w:r>
      <w:proofErr w:type="spellEnd"/>
      <w:r w:rsidR="00193B05" w:rsidRPr="00977642">
        <w:t xml:space="preserve">. V záložne </w:t>
      </w:r>
      <w:proofErr w:type="spellStart"/>
      <w:r w:rsidR="00193B05" w:rsidRPr="00977642">
        <w:t>general</w:t>
      </w:r>
      <w:proofErr w:type="spellEnd"/>
      <w:r w:rsidR="00193B05" w:rsidRPr="00977642">
        <w:t xml:space="preserve"> nastavíme default mail </w:t>
      </w:r>
      <w:proofErr w:type="spellStart"/>
      <w:r w:rsidR="00193B05" w:rsidRPr="00977642">
        <w:t>domain</w:t>
      </w:r>
      <w:proofErr w:type="spellEnd"/>
      <w:r w:rsidR="00193B05" w:rsidRPr="00977642">
        <w:t xml:space="preserve"> </w:t>
      </w:r>
      <w:proofErr w:type="spellStart"/>
      <w:r w:rsidR="00193B05" w:rsidRPr="00977642">
        <w:t>name</w:t>
      </w:r>
      <w:proofErr w:type="spellEnd"/>
      <w:r w:rsidR="00193B05" w:rsidRPr="00977642">
        <w:t xml:space="preserve"> čo je v našom prípade mail.sos3.local. Ďalej v záložke </w:t>
      </w:r>
      <w:proofErr w:type="spellStart"/>
      <w:r w:rsidR="00193B05" w:rsidRPr="00977642">
        <w:t>smart</w:t>
      </w:r>
      <w:proofErr w:type="spellEnd"/>
      <w:r w:rsidR="00193B05" w:rsidRPr="00977642">
        <w:t xml:space="preserve"> </w:t>
      </w:r>
      <w:proofErr w:type="spellStart"/>
      <w:r w:rsidR="00193B05" w:rsidRPr="00977642">
        <w:t>host</w:t>
      </w:r>
      <w:proofErr w:type="spellEnd"/>
      <w:r w:rsidR="00193B05" w:rsidRPr="00977642">
        <w:t xml:space="preserve"> nastavíme IP/DOMAIN 158.193.139.74</w:t>
      </w:r>
      <w:r w:rsidR="00607CE4" w:rsidRPr="00977642">
        <w:t xml:space="preserve">. Po reštarte serveru vidíme </w:t>
      </w:r>
      <w:r w:rsidR="008879A2" w:rsidRPr="00977642">
        <w:t xml:space="preserve">že, všetky </w:t>
      </w:r>
      <w:proofErr w:type="spellStart"/>
      <w:r w:rsidR="008879A2" w:rsidRPr="00977642">
        <w:t>service</w:t>
      </w:r>
      <w:proofErr w:type="spellEnd"/>
      <w:r w:rsidR="008879A2" w:rsidRPr="00977642">
        <w:t xml:space="preserve"> sú </w:t>
      </w:r>
      <w:proofErr w:type="spellStart"/>
      <w:r w:rsidR="008879A2" w:rsidRPr="00977642">
        <w:t>running</w:t>
      </w:r>
      <w:proofErr w:type="spellEnd"/>
      <w:r w:rsidR="008879A2" w:rsidRPr="00977642">
        <w:t xml:space="preserve"> </w:t>
      </w:r>
      <w:r w:rsidR="008879A2" w:rsidRPr="00977642">
        <w:rPr>
          <w:iCs/>
          <w:lang w:eastAsia="sk-SK"/>
        </w:rPr>
        <w:drawing>
          <wp:inline distT="0" distB="0" distL="0" distR="0" wp14:anchorId="68E5AADA" wp14:editId="4DD84CCE">
            <wp:extent cx="4292600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2-14 at 14.53.5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7390" w14:textId="77777777" w:rsidR="002B4FDA" w:rsidRPr="00977642" w:rsidRDefault="002B4FDA" w:rsidP="002B4FDA">
      <w:pPr>
        <w:rPr>
          <w:rStyle w:val="Zvraznenie"/>
          <w:i w:val="0"/>
        </w:rPr>
      </w:pPr>
    </w:p>
    <w:p w14:paraId="05A74E55" w14:textId="77777777" w:rsidR="00D502D7" w:rsidRPr="00977642" w:rsidRDefault="00EB51BD" w:rsidP="00976A57">
      <w:pPr>
        <w:pStyle w:val="u1"/>
      </w:pPr>
      <w:bookmarkStart w:id="125" w:name="_Toc474850017"/>
      <w:r w:rsidRPr="00977642">
        <w:t>Záver</w:t>
      </w:r>
      <w:bookmarkEnd w:id="37"/>
      <w:bookmarkEnd w:id="125"/>
    </w:p>
    <w:p w14:paraId="7E74BF75" w14:textId="77777777" w:rsidR="002A1C49" w:rsidRPr="00977642" w:rsidRDefault="002A1C49" w:rsidP="009B24FE">
      <w:r w:rsidRPr="00977642">
        <w:t xml:space="preserve">Vytvorili sme dve verzie funkčnej základnej firemnej siete – linuxovú a windowsovú. Linuxová verzia bola postavená na operačnom systéme </w:t>
      </w:r>
      <w:proofErr w:type="spellStart"/>
      <w:r w:rsidRPr="00977642">
        <w:t>Debian</w:t>
      </w:r>
      <w:proofErr w:type="spellEnd"/>
      <w:r w:rsidRPr="00977642">
        <w:t xml:space="preserve"> 8.6.0 x64 </w:t>
      </w:r>
      <w:proofErr w:type="spellStart"/>
      <w:r w:rsidRPr="00977642">
        <w:t>Stable</w:t>
      </w:r>
      <w:proofErr w:type="spellEnd"/>
      <w:r w:rsidRPr="00977642">
        <w:t>, windowsová na Windows Server 2016.</w:t>
      </w:r>
    </w:p>
    <w:p w14:paraId="5FE1EEA0" w14:textId="77777777" w:rsidR="00DC2444" w:rsidRPr="00977642" w:rsidRDefault="00DC2444" w:rsidP="009B24FE">
      <w:r w:rsidRPr="00977642">
        <w:t>V</w:t>
      </w:r>
      <w:r w:rsidR="007531C9" w:rsidRPr="00977642">
        <w:t xml:space="preserve"> linuxovej </w:t>
      </w:r>
      <w:r w:rsidR="00EE4AC4" w:rsidRPr="00977642">
        <w:t>verzií sme sprevádzkovali firewall, VLAN smerovanie, DNS, DHCP, NTP, web server, poštový server.</w:t>
      </w:r>
    </w:p>
    <w:p w14:paraId="798C6B87" w14:textId="77777777" w:rsidR="00976A57" w:rsidRPr="00977642" w:rsidRDefault="00DC2444" w:rsidP="00626C9D">
      <w:r w:rsidRPr="00977642">
        <w:lastRenderedPageBreak/>
        <w:t>Vo windo</w:t>
      </w:r>
      <w:bookmarkStart w:id="126" w:name="_GoBack"/>
      <w:bookmarkEnd w:id="126"/>
      <w:r w:rsidRPr="00977642">
        <w:t>wsov</w:t>
      </w:r>
      <w:r w:rsidR="00626C9D" w:rsidRPr="00977642">
        <w:t>ej verzií sme sprevádzkovali NAT, DHCP, DNS, NTP, web server IIS</w:t>
      </w:r>
      <w:r w:rsidR="00A23BFC" w:rsidRPr="00977642">
        <w:t>.</w:t>
      </w:r>
    </w:p>
    <w:sectPr w:rsidR="00976A57" w:rsidRPr="00977642" w:rsidSect="00E360CF">
      <w:pgSz w:w="11906" w:h="16838"/>
      <w:pgMar w:top="1418" w:right="1134" w:bottom="1418" w:left="1985" w:header="851" w:footer="68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1" w:author="Pavel Segec" w:date="2017-02-15T15:10:00Z" w:initials="PS">
    <w:p w14:paraId="38B9CA19" w14:textId="5E880559" w:rsidR="00494930" w:rsidRDefault="00494930">
      <w:pPr>
        <w:pStyle w:val="Textkomentra"/>
      </w:pPr>
      <w:r>
        <w:rPr>
          <w:rStyle w:val="Odkaznakomentr"/>
        </w:rPr>
        <w:annotationRef/>
      </w:r>
      <w:proofErr w:type="spellStart"/>
      <w:r>
        <w:t>Vlozit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ako napr. </w:t>
      </w:r>
    </w:p>
    <w:p w14:paraId="23421986" w14:textId="36F30BA3" w:rsidR="00494930" w:rsidRDefault="00494930">
      <w:pPr>
        <w:pStyle w:val="Textkomentra"/>
      </w:pPr>
      <w:proofErr w:type="spellStart"/>
      <w:r>
        <w:t>Apt</w:t>
      </w:r>
      <w:proofErr w:type="spellEnd"/>
      <w:r>
        <w:t xml:space="preserve">-get </w:t>
      </w:r>
      <w:proofErr w:type="spellStart"/>
      <w:r>
        <w:t>isntall</w:t>
      </w:r>
      <w:proofErr w:type="spellEnd"/>
      <w:r>
        <w:t xml:space="preserve"> menobalika1 menobalika2 a pod..</w:t>
      </w:r>
    </w:p>
  </w:comment>
  <w:comment w:id="42" w:author="Pavel Segec" w:date="2017-02-15T15:10:00Z" w:initials="PS">
    <w:p w14:paraId="63EB3C3B" w14:textId="52F3290B" w:rsidR="00494930" w:rsidRDefault="00494930">
      <w:pPr>
        <w:pStyle w:val="Textkomentra"/>
      </w:pPr>
      <w:r>
        <w:rPr>
          <w:rStyle w:val="Odkaznakomentr"/>
        </w:rPr>
        <w:annotationRef/>
      </w:r>
      <w:proofErr w:type="spellStart"/>
      <w:r>
        <w:t>Uviest</w:t>
      </w:r>
      <w:proofErr w:type="spellEnd"/>
      <w:r>
        <w:t xml:space="preserve"> ako</w:t>
      </w:r>
    </w:p>
  </w:comment>
  <w:comment w:id="43" w:author="Pavel Segec" w:date="2017-02-15T15:09:00Z" w:initials="PS">
    <w:p w14:paraId="6B53B191" w14:textId="72D7AF3B" w:rsidR="00494930" w:rsidRDefault="00494930">
      <w:pPr>
        <w:pStyle w:val="Textkomentra"/>
      </w:pPr>
      <w:r>
        <w:rPr>
          <w:rStyle w:val="Odkaznakomentr"/>
        </w:rPr>
        <w:annotationRef/>
      </w:r>
      <w:r>
        <w:t xml:space="preserve">Treba </w:t>
      </w:r>
      <w:proofErr w:type="spellStart"/>
      <w:r>
        <w:t>popisat</w:t>
      </w:r>
      <w:proofErr w:type="spellEnd"/>
      <w:r>
        <w:t xml:space="preserve"> ako, </w:t>
      </w:r>
      <w:proofErr w:type="spellStart"/>
      <w:r>
        <w:t>t.j</w:t>
      </w:r>
      <w:proofErr w:type="spellEnd"/>
      <w:r>
        <w:t xml:space="preserve">. </w:t>
      </w:r>
      <w:proofErr w:type="spellStart"/>
      <w:r>
        <w:t>vlozit</w:t>
      </w:r>
      <w:proofErr w:type="spellEnd"/>
      <w:r>
        <w:t xml:space="preserve"> fragment </w:t>
      </w:r>
      <w:proofErr w:type="spellStart"/>
      <w:r>
        <w:t>kodu</w:t>
      </w:r>
      <w:proofErr w:type="spellEnd"/>
      <w:r>
        <w:t xml:space="preserve"> alebo </w:t>
      </w:r>
      <w:proofErr w:type="spellStart"/>
      <w:r>
        <w:t>konfiguraru</w:t>
      </w:r>
      <w:proofErr w:type="spellEnd"/>
    </w:p>
  </w:comment>
  <w:comment w:id="46" w:author="Pavel Segec" w:date="2017-02-15T15:11:00Z" w:initials="PS">
    <w:p w14:paraId="2BFDB0AA" w14:textId="01DDB574" w:rsidR="00494930" w:rsidRDefault="00494930">
      <w:pPr>
        <w:pStyle w:val="Textkomentra"/>
      </w:pPr>
      <w:r>
        <w:rPr>
          <w:rStyle w:val="Odkaznakomentr"/>
        </w:rPr>
        <w:annotationRef/>
      </w:r>
      <w:r>
        <w:t xml:space="preserve">Kde je </w:t>
      </w:r>
      <w:proofErr w:type="spellStart"/>
      <w:r>
        <w:t>ulozeny</w:t>
      </w:r>
      <w:proofErr w:type="spellEnd"/>
      <w:r>
        <w:t xml:space="preserve"> </w:t>
      </w:r>
      <w:proofErr w:type="spellStart"/>
      <w:r>
        <w:t>dany</w:t>
      </w:r>
      <w:proofErr w:type="spellEnd"/>
      <w:r>
        <w:t xml:space="preserve"> skript?</w:t>
      </w:r>
    </w:p>
  </w:comment>
  <w:comment w:id="48" w:author="Pavel Segec" w:date="2017-02-15T15:14:00Z" w:initials="PS">
    <w:p w14:paraId="4A8BAF43" w14:textId="14DC687E" w:rsidR="00B5094E" w:rsidRDefault="00B5094E">
      <w:pPr>
        <w:pStyle w:val="Textkomentra"/>
      </w:pPr>
      <w:r>
        <w:rPr>
          <w:rStyle w:val="Odkaznakomentr"/>
        </w:rPr>
        <w:annotationRef/>
      </w:r>
      <w:r>
        <w:t xml:space="preserve">Mate </w:t>
      </w:r>
      <w:proofErr w:type="spellStart"/>
      <w:r>
        <w:t>vela</w:t>
      </w:r>
      <w:proofErr w:type="spellEnd"/>
      <w:r>
        <w:t xml:space="preserve"> </w:t>
      </w:r>
      <w:proofErr w:type="spellStart"/>
      <w:r>
        <w:t>malych</w:t>
      </w:r>
      <w:proofErr w:type="spellEnd"/>
      <w:r>
        <w:t xml:space="preserve"> gram. chyb, ako napr. tu </w:t>
      </w:r>
      <w:proofErr w:type="spellStart"/>
      <w:r>
        <w:t>chybajuce</w:t>
      </w:r>
      <w:proofErr w:type="spellEnd"/>
      <w:r>
        <w:t xml:space="preserve"> medzery, </w:t>
      </w:r>
      <w:proofErr w:type="spellStart"/>
      <w:r>
        <w:t>opravit</w:t>
      </w:r>
      <w:proofErr w:type="spellEnd"/>
      <w:r>
        <w:t xml:space="preserve"> v celej </w:t>
      </w:r>
      <w:proofErr w:type="spellStart"/>
      <w:r>
        <w:t>praci</w:t>
      </w:r>
      <w:proofErr w:type="spellEnd"/>
    </w:p>
  </w:comment>
  <w:comment w:id="53" w:author="Pavel Segec" w:date="2017-02-15T15:14:00Z" w:initials="PS">
    <w:p w14:paraId="3EE4D927" w14:textId="5FE1C160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Kotrym</w:t>
      </w:r>
      <w:proofErr w:type="spellEnd"/>
      <w:r>
        <w:t xml:space="preserve"> je??? Eth0 or eth1?</w:t>
      </w:r>
    </w:p>
  </w:comment>
  <w:comment w:id="61" w:author="Pavel Segec" w:date="2017-02-15T15:17:00Z" w:initials="PS">
    <w:p w14:paraId="51433DD9" w14:textId="50529C0B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Nevyuzivali</w:t>
      </w:r>
      <w:proofErr w:type="spellEnd"/>
      <w:r>
        <w:t xml:space="preserve">, </w:t>
      </w:r>
      <w:proofErr w:type="spellStart"/>
      <w:r>
        <w:t>nemate</w:t>
      </w:r>
      <w:proofErr w:type="spellEnd"/>
      <w:r>
        <w:t xml:space="preserve"> ju nikde </w:t>
      </w:r>
      <w:proofErr w:type="spellStart"/>
      <w:r>
        <w:t>nakonfigurovanu</w:t>
      </w:r>
      <w:proofErr w:type="spellEnd"/>
    </w:p>
  </w:comment>
  <w:comment w:id="62" w:author="Pavel Segec" w:date="2017-02-15T15:17:00Z" w:initials="PS">
    <w:p w14:paraId="1BFDBD4A" w14:textId="5BA57D98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Preco</w:t>
      </w:r>
      <w:proofErr w:type="spellEnd"/>
      <w:r>
        <w:t>?</w:t>
      </w:r>
    </w:p>
  </w:comment>
  <w:comment w:id="63" w:author="Pavel Segec" w:date="2017-02-15T15:18:00Z" w:initials="PS">
    <w:p w14:paraId="20F24891" w14:textId="1A42A2DA" w:rsidR="00977642" w:rsidRDefault="00977642">
      <w:pPr>
        <w:pStyle w:val="Textkomentra"/>
      </w:pPr>
      <w:r>
        <w:rPr>
          <w:rStyle w:val="Odkaznakomentr"/>
        </w:rPr>
        <w:annotationRef/>
      </w:r>
      <w:r>
        <w:t xml:space="preserve">Toto dole mate </w:t>
      </w:r>
      <w:proofErr w:type="spellStart"/>
      <w:r>
        <w:t>uz</w:t>
      </w:r>
      <w:proofErr w:type="spellEnd"/>
      <w:r>
        <w:t xml:space="preserve"> plne </w:t>
      </w:r>
      <w:proofErr w:type="spellStart"/>
      <w:r>
        <w:t>vukncy</w:t>
      </w:r>
      <w:proofErr w:type="spellEnd"/>
      <w:r>
        <w:t xml:space="preserve"> firewall pre </w:t>
      </w:r>
      <w:proofErr w:type="spellStart"/>
      <w:r>
        <w:t>vsetky</w:t>
      </w:r>
      <w:proofErr w:type="spellEnd"/>
      <w:r>
        <w:t xml:space="preserve"> </w:t>
      </w:r>
      <w:proofErr w:type="spellStart"/>
      <w:r>
        <w:t>sluzby</w:t>
      </w:r>
      <w:proofErr w:type="spellEnd"/>
    </w:p>
  </w:comment>
  <w:comment w:id="66" w:author="Pavel Segec" w:date="2017-02-15T15:19:00Z" w:initials="PS">
    <w:p w14:paraId="61C4760D" w14:textId="44C7F8AC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Taky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neexistuje</w:t>
      </w:r>
    </w:p>
  </w:comment>
  <w:comment w:id="67" w:author="Pavel Segec" w:date="2017-02-15T15:20:00Z" w:initials="PS">
    <w:p w14:paraId="0A431581" w14:textId="4320FD12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Finalny</w:t>
      </w:r>
      <w:proofErr w:type="spellEnd"/>
      <w:r>
        <w:t xml:space="preserve"> tvar skriptu je </w:t>
      </w:r>
      <w:proofErr w:type="spellStart"/>
      <w:r>
        <w:t>aky</w:t>
      </w:r>
      <w:proofErr w:type="spellEnd"/>
      <w:r>
        <w:t xml:space="preserve">? </w:t>
      </w:r>
      <w:proofErr w:type="spellStart"/>
      <w:r>
        <w:t>Uviest</w:t>
      </w:r>
      <w:proofErr w:type="spellEnd"/>
    </w:p>
  </w:comment>
  <w:comment w:id="68" w:author="Pavel Segec" w:date="2017-02-15T15:20:00Z" w:initials="PS">
    <w:p w14:paraId="68F19246" w14:textId="5A0D4325" w:rsidR="00977642" w:rsidRDefault="00977642">
      <w:pPr>
        <w:pStyle w:val="Textkomentra"/>
      </w:pPr>
      <w:r>
        <w:rPr>
          <w:rStyle w:val="Odkaznakomentr"/>
        </w:rPr>
        <w:annotationRef/>
      </w:r>
      <w:r>
        <w:t xml:space="preserve">Toto nie je vlna, to je </w:t>
      </w:r>
      <w:proofErr w:type="spellStart"/>
      <w:r>
        <w:t>konfiguracia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, plus </w:t>
      </w:r>
      <w:proofErr w:type="spellStart"/>
      <w:r>
        <w:t>uviest</w:t>
      </w:r>
      <w:proofErr w:type="spellEnd"/>
      <w:r>
        <w:t xml:space="preserve"> </w:t>
      </w:r>
      <w:proofErr w:type="spellStart"/>
      <w:r>
        <w:t>akee</w:t>
      </w:r>
      <w:proofErr w:type="spellEnd"/>
      <w:r>
        <w:t xml:space="preserve"> </w:t>
      </w:r>
      <w:proofErr w:type="spellStart"/>
      <w:r>
        <w:t>vynimky</w:t>
      </w:r>
      <w:proofErr w:type="spellEnd"/>
      <w:r>
        <w:t xml:space="preserve"> </w:t>
      </w:r>
      <w:proofErr w:type="spellStart"/>
      <w:r>
        <w:t>sli</w:t>
      </w:r>
      <w:proofErr w:type="spellEnd"/>
      <w:r>
        <w:t xml:space="preserve"> do firewall skriptu</w:t>
      </w:r>
    </w:p>
  </w:comment>
  <w:comment w:id="71" w:author="Pavel Segec" w:date="2017-02-15T15:24:00Z" w:initials="PS">
    <w:p w14:paraId="5E82A4DD" w14:textId="6824C48F" w:rsidR="00F939C3" w:rsidRDefault="00F939C3">
      <w:pPr>
        <w:pStyle w:val="Textkomentra"/>
      </w:pPr>
      <w:r>
        <w:rPr>
          <w:rStyle w:val="Odkaznakomentr"/>
        </w:rPr>
        <w:annotationRef/>
      </w:r>
      <w:r>
        <w:t xml:space="preserve">Na </w:t>
      </w:r>
      <w:proofErr w:type="spellStart"/>
      <w:r>
        <w:t>co</w:t>
      </w:r>
      <w:proofErr w:type="spellEnd"/>
      <w:r>
        <w:t xml:space="preserve"> mame </w:t>
      </w:r>
      <w:proofErr w:type="spellStart"/>
      <w:r>
        <w:t>views</w:t>
      </w:r>
      <w:proofErr w:type="spellEnd"/>
      <w:r>
        <w:t xml:space="preserve"> a </w:t>
      </w:r>
      <w:proofErr w:type="spellStart"/>
      <w:r>
        <w:t>ake</w:t>
      </w:r>
      <w:proofErr w:type="spellEnd"/>
      <w:r>
        <w:t xml:space="preserve"> IP adresy ste </w:t>
      </w:r>
      <w:proofErr w:type="spellStart"/>
      <w:r>
        <w:t>pozuviali</w:t>
      </w:r>
      <w:proofErr w:type="spellEnd"/>
      <w:r>
        <w:t xml:space="preserve"> vy? </w:t>
      </w:r>
      <w:proofErr w:type="spellStart"/>
      <w:r>
        <w:t>uviest</w:t>
      </w:r>
      <w:proofErr w:type="spellEnd"/>
    </w:p>
  </w:comment>
  <w:comment w:id="72" w:author="Pavel Segec" w:date="2017-02-15T15:23:00Z" w:initials="PS">
    <w:p w14:paraId="1BB54C43" w14:textId="36E6A632" w:rsidR="00977642" w:rsidRDefault="00977642">
      <w:pPr>
        <w:pStyle w:val="Textkomentra"/>
      </w:pPr>
      <w:r>
        <w:rPr>
          <w:rStyle w:val="Odkaznakomentr"/>
        </w:rPr>
        <w:annotationRef/>
      </w:r>
      <w:proofErr w:type="spellStart"/>
      <w:r>
        <w:t>Dopisat</w:t>
      </w:r>
      <w:proofErr w:type="spellEnd"/>
      <w:r>
        <w:t xml:space="preserve"> referencie na dane </w:t>
      </w:r>
      <w:proofErr w:type="spellStart"/>
      <w:r>
        <w:t>obr</w:t>
      </w:r>
      <w:proofErr w:type="spellEnd"/>
      <w:r>
        <w:t xml:space="preserve"> dole </w:t>
      </w:r>
      <w:proofErr w:type="spellStart"/>
      <w:r>
        <w:t>ktore</w:t>
      </w:r>
      <w:proofErr w:type="spellEnd"/>
      <w:r>
        <w:t xml:space="preserve"> </w:t>
      </w:r>
      <w:proofErr w:type="spellStart"/>
      <w:r>
        <w:t>obsahuju</w:t>
      </w:r>
      <w:proofErr w:type="spellEnd"/>
      <w:r>
        <w:t xml:space="preserve"> listing</w:t>
      </w:r>
    </w:p>
  </w:comment>
  <w:comment w:id="76" w:author="Pavel Segec" w:date="2017-02-15T15:26:00Z" w:initials="PS">
    <w:p w14:paraId="099444F4" w14:textId="3B976EA9" w:rsidR="00F939C3" w:rsidRDefault="00F939C3">
      <w:pPr>
        <w:pStyle w:val="Textkomentra"/>
      </w:pPr>
      <w:r>
        <w:rPr>
          <w:rStyle w:val="Odkaznakomentr"/>
        </w:rPr>
        <w:annotationRef/>
      </w:r>
      <w:proofErr w:type="spellStart"/>
      <w:r>
        <w:t>Vobec</w:t>
      </w:r>
      <w:proofErr w:type="spellEnd"/>
      <w:r>
        <w:t xml:space="preserve"> </w:t>
      </w:r>
      <w:proofErr w:type="spellStart"/>
      <w:r>
        <w:t>nemate</w:t>
      </w:r>
      <w:proofErr w:type="spellEnd"/>
      <w:r>
        <w:t xml:space="preserve"> okomentovane </w:t>
      </w:r>
      <w:proofErr w:type="spellStart"/>
      <w:r>
        <w:t>naco</w:t>
      </w:r>
      <w:proofErr w:type="spellEnd"/>
      <w:r>
        <w:t xml:space="preserve"> je </w:t>
      </w:r>
      <w:proofErr w:type="spellStart"/>
      <w:r>
        <w:t>dorby</w:t>
      </w:r>
      <w:proofErr w:type="spellEnd"/>
      <w:r>
        <w:t xml:space="preserve"> </w:t>
      </w:r>
      <w:proofErr w:type="spellStart"/>
      <w:r>
        <w:t>forwarder</w:t>
      </w:r>
      <w:proofErr w:type="spellEnd"/>
      <w:r>
        <w:t xml:space="preserve">, </w:t>
      </w:r>
      <w:proofErr w:type="spellStart"/>
      <w:r>
        <w:t>preco</w:t>
      </w:r>
      <w:proofErr w:type="spellEnd"/>
      <w:r>
        <w:t xml:space="preserve"> je </w:t>
      </w:r>
      <w:proofErr w:type="spellStart"/>
      <w:r>
        <w:t>dnsse</w:t>
      </w:r>
      <w:proofErr w:type="spellEnd"/>
      <w:r>
        <w:t xml:space="preserve"> no </w:t>
      </w:r>
      <w:proofErr w:type="spellStart"/>
      <w:r>
        <w:t>apodobne</w:t>
      </w:r>
      <w:proofErr w:type="spellEnd"/>
    </w:p>
  </w:comment>
  <w:comment w:id="80" w:author="Pavel Segec" w:date="2017-02-15T15:26:00Z" w:initials="PS">
    <w:p w14:paraId="155269A5" w14:textId="5CEFA3C6" w:rsidR="00F939C3" w:rsidRDefault="00F939C3">
      <w:pPr>
        <w:pStyle w:val="Textkomentra"/>
      </w:pPr>
      <w:r>
        <w:rPr>
          <w:rStyle w:val="Odkaznakomentr"/>
        </w:rPr>
        <w:annotationRef/>
      </w:r>
      <w:r>
        <w:t xml:space="preserve">Plus chyba </w:t>
      </w:r>
      <w:proofErr w:type="spellStart"/>
      <w:r>
        <w:t>vam</w:t>
      </w:r>
      <w:proofErr w:type="spellEnd"/>
      <w:r>
        <w:t xml:space="preserve"> aj overenie </w:t>
      </w:r>
      <w:proofErr w:type="spellStart"/>
      <w:r>
        <w:t>master</w:t>
      </w:r>
      <w:proofErr w:type="spellEnd"/>
      <w:r>
        <w:t>/</w:t>
      </w:r>
      <w:proofErr w:type="spellStart"/>
      <w:r>
        <w:t>sôave</w:t>
      </w:r>
      <w:proofErr w:type="spellEnd"/>
      <w:r>
        <w:t xml:space="preserve"> </w:t>
      </w:r>
      <w:proofErr w:type="spellStart"/>
      <w:r>
        <w:t>klucmi</w:t>
      </w:r>
      <w:proofErr w:type="spellEnd"/>
      <w:r>
        <w:t xml:space="preserve">, to </w:t>
      </w:r>
      <w:proofErr w:type="spellStart"/>
      <w:r>
        <w:t>nemate</w:t>
      </w:r>
      <w:proofErr w:type="spellEnd"/>
      <w:r>
        <w:t xml:space="preserve"> </w:t>
      </w:r>
      <w:proofErr w:type="spellStart"/>
      <w:r>
        <w:t>vobec</w:t>
      </w:r>
      <w:proofErr w:type="spellEnd"/>
      <w:r>
        <w:t xml:space="preserve"> </w:t>
      </w:r>
      <w:proofErr w:type="spellStart"/>
      <w:r>
        <w:t>popsaine</w:t>
      </w:r>
      <w:proofErr w:type="spellEnd"/>
    </w:p>
  </w:comment>
  <w:comment w:id="81" w:author="Pavel Segec" w:date="2017-02-15T15:25:00Z" w:initials="PS">
    <w:p w14:paraId="77B55947" w14:textId="57D7B4AC" w:rsidR="00F939C3" w:rsidRDefault="00F939C3">
      <w:pPr>
        <w:pStyle w:val="Textkomentra"/>
      </w:pPr>
      <w:r>
        <w:rPr>
          <w:rStyle w:val="Odkaznakomentr"/>
        </w:rPr>
        <w:annotationRef/>
      </w:r>
      <w:r>
        <w:t xml:space="preserve">Toto </w:t>
      </w:r>
      <w:proofErr w:type="spellStart"/>
      <w:r>
        <w:t>netsaci</w:t>
      </w:r>
      <w:proofErr w:type="spellEnd"/>
      <w:r>
        <w:t xml:space="preserve">, </w:t>
      </w:r>
      <w:proofErr w:type="spellStart"/>
      <w:r>
        <w:t>viwes</w:t>
      </w:r>
      <w:proofErr w:type="spellEnd"/>
      <w:r>
        <w:t xml:space="preserve"> mali byt </w:t>
      </w:r>
      <w:proofErr w:type="spellStart"/>
      <w:r>
        <w:t>vsade</w:t>
      </w:r>
      <w:proofErr w:type="spellEnd"/>
      <w:r>
        <w:t xml:space="preserve"> aj pre default </w:t>
      </w:r>
      <w:proofErr w:type="spellStart"/>
      <w:r>
        <w:t>zony</w:t>
      </w:r>
      <w:proofErr w:type="spellEnd"/>
      <w:r>
        <w:t xml:space="preserve">, </w:t>
      </w:r>
      <w:proofErr w:type="spellStart"/>
      <w:r>
        <w:t>dorrobit</w:t>
      </w:r>
      <w:proofErr w:type="spellEnd"/>
    </w:p>
  </w:comment>
  <w:comment w:id="85" w:author="Pavel Segec" w:date="2017-02-15T15:28:00Z" w:initials="PS">
    <w:p w14:paraId="4E89E609" w14:textId="1F8E3999" w:rsidR="00F939C3" w:rsidRDefault="00F939C3">
      <w:pPr>
        <w:pStyle w:val="Textkomentra"/>
      </w:pPr>
      <w:r>
        <w:rPr>
          <w:rStyle w:val="Odkaznakomentr"/>
        </w:rPr>
        <w:annotationRef/>
      </w:r>
      <w:proofErr w:type="spellStart"/>
      <w:r>
        <w:t>Kurna</w:t>
      </w:r>
      <w:proofErr w:type="spellEnd"/>
      <w:r>
        <w:t xml:space="preserve">, </w:t>
      </w:r>
      <w:proofErr w:type="spellStart"/>
      <w:r>
        <w:t>nemozte</w:t>
      </w:r>
      <w:proofErr w:type="spellEnd"/>
      <w:r>
        <w:t xml:space="preserve"> mat </w:t>
      </w:r>
      <w:proofErr w:type="spellStart"/>
      <w:r>
        <w:t>parametge</w:t>
      </w:r>
      <w:proofErr w:type="spellEnd"/>
      <w:r>
        <w:t xml:space="preserve"> bez medzery zliate dokopy....v celej </w:t>
      </w:r>
      <w:proofErr w:type="spellStart"/>
      <w:r>
        <w:t>praci</w:t>
      </w:r>
      <w:proofErr w:type="spellEnd"/>
      <w:r>
        <w:t xml:space="preserve"> to mate </w:t>
      </w:r>
      <w:proofErr w:type="spellStart"/>
      <w:r>
        <w:t>vciackrat</w:t>
      </w:r>
      <w:proofErr w:type="spellEnd"/>
      <w:r>
        <w:t xml:space="preserve"> a nie </w:t>
      </w:r>
      <w:proofErr w:type="spellStart"/>
      <w:r>
        <w:t>jedobre</w:t>
      </w:r>
      <w:proofErr w:type="spellEnd"/>
      <w:r>
        <w:t xml:space="preserve">, </w:t>
      </w:r>
      <w:proofErr w:type="spellStart"/>
      <w:r>
        <w:t>oorpavit</w:t>
      </w:r>
      <w:proofErr w:type="spellEnd"/>
      <w:r>
        <w:t xml:space="preserve"> </w:t>
      </w:r>
      <w:proofErr w:type="spellStart"/>
      <w:r>
        <w:t>vsade</w:t>
      </w:r>
      <w:proofErr w:type="spellEnd"/>
      <w:r>
        <w:t xml:space="preserve">,  ak sa to vyskytne aj po </w:t>
      </w:r>
      <w:proofErr w:type="spellStart"/>
      <w:r>
        <w:t>opra</w:t>
      </w:r>
      <w:proofErr w:type="spellEnd"/>
      <w:r>
        <w:tab/>
      </w:r>
      <w:proofErr w:type="spellStart"/>
      <w:r>
        <w:t>ve</w:t>
      </w:r>
      <w:proofErr w:type="spellEnd"/>
      <w:r>
        <w:t xml:space="preserve"> </w:t>
      </w:r>
      <w:proofErr w:type="spellStart"/>
      <w:r>
        <w:t>dam</w:t>
      </w:r>
      <w:proofErr w:type="spellEnd"/>
      <w:r>
        <w:t xml:space="preserve"> znovu </w:t>
      </w:r>
      <w:proofErr w:type="spellStart"/>
      <w:r>
        <w:t>opravit</w:t>
      </w:r>
      <w:proofErr w:type="spellEnd"/>
      <w:r>
        <w:t xml:space="preserve"> !!!!!</w:t>
      </w:r>
    </w:p>
  </w:comment>
  <w:comment w:id="95" w:author="Pavel Segec" w:date="2017-02-15T15:30:00Z" w:initials="PS">
    <w:p w14:paraId="49735F5B" w14:textId="7EBC025C" w:rsidR="00F939C3" w:rsidRDefault="00F939C3">
      <w:pPr>
        <w:pStyle w:val="Textkomentra"/>
      </w:pPr>
      <w:r>
        <w:rPr>
          <w:rStyle w:val="Odkaznakomentr"/>
        </w:rPr>
        <w:annotationRef/>
      </w:r>
      <w:proofErr w:type="spellStart"/>
      <w:r>
        <w:t>Co</w:t>
      </w:r>
      <w:proofErr w:type="spellEnd"/>
      <w:r>
        <w:t xml:space="preserve"> mam tu </w:t>
      </w:r>
      <w:proofErr w:type="spellStart"/>
      <w:r>
        <w:t>vidiet</w:t>
      </w:r>
      <w:proofErr w:type="spellEnd"/>
      <w:r>
        <w:t>?</w:t>
      </w:r>
    </w:p>
  </w:comment>
  <w:comment w:id="102" w:author="Pavel Segec" w:date="2017-02-15T15:33:00Z" w:initials="PS">
    <w:p w14:paraId="162EEA71" w14:textId="19A18953" w:rsidR="00F939C3" w:rsidRDefault="00F939C3">
      <w:pPr>
        <w:pStyle w:val="Textkomentra"/>
      </w:pPr>
      <w:r>
        <w:rPr>
          <w:rStyle w:val="Odkaznakomentr"/>
        </w:rPr>
        <w:annotationRef/>
      </w:r>
      <w:proofErr w:type="spellStart"/>
      <w:r>
        <w:t>Akosa</w:t>
      </w:r>
      <w:proofErr w:type="spellEnd"/>
      <w:r>
        <w:t xml:space="preserve"> </w:t>
      </w:r>
      <w:proofErr w:type="spellStart"/>
      <w:r>
        <w:t>instaloval</w:t>
      </w:r>
      <w:proofErr w:type="spellEnd"/>
      <w:r>
        <w:t xml:space="preserve"> </w:t>
      </w:r>
      <w:proofErr w:type="spellStart"/>
      <w:r>
        <w:t>mysql</w:t>
      </w:r>
      <w:proofErr w:type="spellEnd"/>
      <w:r>
        <w:t>..</w:t>
      </w:r>
      <w:proofErr w:type="spellStart"/>
      <w:r>
        <w:t>co</w:t>
      </w:r>
      <w:proofErr w:type="spellEnd"/>
      <w:r>
        <w:t xml:space="preserve"> sa </w:t>
      </w:r>
      <w:proofErr w:type="spellStart"/>
      <w:r>
        <w:t>pytal</w:t>
      </w:r>
      <w:proofErr w:type="spellEnd"/>
      <w:r>
        <w:t>?</w:t>
      </w:r>
    </w:p>
  </w:comment>
  <w:comment w:id="103" w:author="Pavel Segec" w:date="2017-02-15T15:32:00Z" w:initials="PS">
    <w:p w14:paraId="3D0FBAD4" w14:textId="122258E6" w:rsidR="00F939C3" w:rsidRDefault="00F939C3">
      <w:pPr>
        <w:pStyle w:val="Textkomentra"/>
      </w:pPr>
      <w:r>
        <w:rPr>
          <w:rStyle w:val="Odkaznakomentr"/>
        </w:rPr>
        <w:annotationRef/>
      </w:r>
      <w:r>
        <w:t xml:space="preserve">Ako sa </w:t>
      </w:r>
      <w:proofErr w:type="spellStart"/>
      <w:r>
        <w:t>instalovalal</w:t>
      </w:r>
      <w:proofErr w:type="spellEnd"/>
      <w:r>
        <w:t xml:space="preserve"> </w:t>
      </w:r>
      <w:proofErr w:type="spellStart"/>
      <w:r>
        <w:t>jooomla</w:t>
      </w:r>
      <w:proofErr w:type="spellEnd"/>
    </w:p>
  </w:comment>
  <w:comment w:id="106" w:author="Pavel Segec" w:date="2017-02-15T15:34:00Z" w:initials="PS">
    <w:p w14:paraId="4F5C5D12" w14:textId="58E5EE17" w:rsidR="00C4582B" w:rsidRDefault="00C4582B">
      <w:pPr>
        <w:pStyle w:val="Textkomentra"/>
      </w:pPr>
      <w:r>
        <w:rPr>
          <w:rStyle w:val="Odkaznakomentr"/>
        </w:rPr>
        <w:annotationRef/>
      </w:r>
      <w:r>
        <w:t>A2ensite chyba...</w:t>
      </w:r>
      <w:proofErr w:type="spellStart"/>
      <w:r>
        <w:t>t.j</w:t>
      </w:r>
      <w:proofErr w:type="spellEnd"/>
      <w:r>
        <w:t xml:space="preserve">. </w:t>
      </w:r>
      <w:proofErr w:type="spellStart"/>
      <w:r>
        <w:t>sites-available</w:t>
      </w:r>
      <w:proofErr w:type="spellEnd"/>
      <w:r>
        <w:t xml:space="preserve"> je </w:t>
      </w:r>
      <w:proofErr w:type="spellStart"/>
      <w:r>
        <w:t>nanic</w:t>
      </w:r>
      <w:proofErr w:type="spellEnd"/>
      <w:r>
        <w:t xml:space="preserve"> bez </w:t>
      </w:r>
      <w:proofErr w:type="spellStart"/>
      <w:r>
        <w:t>sites-enabled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3421986" w15:done="0"/>
  <w15:commentEx w15:paraId="63EB3C3B" w15:done="0"/>
  <w15:commentEx w15:paraId="6B53B191" w15:done="0"/>
  <w15:commentEx w15:paraId="2BFDB0AA" w15:done="0"/>
  <w15:commentEx w15:paraId="4A8BAF43" w15:done="0"/>
  <w15:commentEx w15:paraId="3EE4D927" w15:done="0"/>
  <w15:commentEx w15:paraId="51433DD9" w15:done="0"/>
  <w15:commentEx w15:paraId="1BFDBD4A" w15:done="0"/>
  <w15:commentEx w15:paraId="20F24891" w15:done="0"/>
  <w15:commentEx w15:paraId="61C4760D" w15:done="0"/>
  <w15:commentEx w15:paraId="0A431581" w15:done="0"/>
  <w15:commentEx w15:paraId="68F19246" w15:done="0"/>
  <w15:commentEx w15:paraId="5E82A4DD" w15:done="0"/>
  <w15:commentEx w15:paraId="1BB54C43" w15:done="0"/>
  <w15:commentEx w15:paraId="099444F4" w15:done="0"/>
  <w15:commentEx w15:paraId="155269A5" w15:done="0"/>
  <w15:commentEx w15:paraId="77B55947" w15:done="0"/>
  <w15:commentEx w15:paraId="4E89E609" w15:done="0"/>
  <w15:commentEx w15:paraId="49735F5B" w15:done="0"/>
  <w15:commentEx w15:paraId="162EEA71" w15:done="0"/>
  <w15:commentEx w15:paraId="3D0FBAD4" w15:done="0"/>
  <w15:commentEx w15:paraId="4F5C5D1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8FA56F" w14:textId="77777777" w:rsidR="00494930" w:rsidRDefault="00494930">
      <w:pPr>
        <w:spacing w:before="0" w:line="240" w:lineRule="auto"/>
      </w:pPr>
      <w:r>
        <w:separator/>
      </w:r>
    </w:p>
  </w:endnote>
  <w:endnote w:type="continuationSeparator" w:id="0">
    <w:p w14:paraId="77A0C870" w14:textId="77777777" w:rsidR="00494930" w:rsidRDefault="0049493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.SFNSText-Regular">
    <w:charset w:val="88"/>
    <w:family w:val="auto"/>
    <w:pitch w:val="variable"/>
    <w:sig w:usb0="2000028F" w:usb1="0A080003" w:usb2="00000010" w:usb3="00000000" w:csb0="0010019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3F853" w14:textId="77777777" w:rsidR="00494930" w:rsidRDefault="00494930" w:rsidP="00905BAE">
    <w:pPr>
      <w:pStyle w:val="ZPNormalnyTex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FC905B" w14:textId="595B2F62" w:rsidR="00494930" w:rsidRDefault="00494930">
    <w:pPr>
      <w:pStyle w:val="Pta"/>
      <w:pBdr>
        <w:top w:val="dotted" w:sz="4" w:space="1" w:color="auto"/>
      </w:pBd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C4582B">
      <w:rPr>
        <w:noProof/>
      </w:rPr>
      <w:t>30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9BA6A6" w14:textId="77777777" w:rsidR="00494930" w:rsidRDefault="00494930">
      <w:pPr>
        <w:spacing w:before="0" w:line="240" w:lineRule="auto"/>
      </w:pPr>
      <w:r>
        <w:separator/>
      </w:r>
    </w:p>
  </w:footnote>
  <w:footnote w:type="continuationSeparator" w:id="0">
    <w:p w14:paraId="11C48983" w14:textId="77777777" w:rsidR="00494930" w:rsidRDefault="0049493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16512C" w14:textId="77777777" w:rsidR="00494930" w:rsidRDefault="00494930">
    <w:pPr>
      <w:pStyle w:val="Hlavika"/>
      <w:jc w:val="center"/>
      <w:rPr>
        <w:vanish/>
        <w:sz w:val="28"/>
      </w:rPr>
    </w:pPr>
    <w:r>
      <w:rPr>
        <w:vanish/>
        <w:sz w:val="28"/>
      </w:rPr>
      <w:t>OBAL záverečnej práce v súlade s ISO 7144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B22AE" w14:textId="77777777" w:rsidR="00494930" w:rsidRDefault="00494930">
    <w:pPr>
      <w:pStyle w:val="Hlavika"/>
      <w:jc w:val="center"/>
      <w:rPr>
        <w:vanish/>
        <w:sz w:val="32"/>
      </w:rPr>
    </w:pPr>
    <w:r>
      <w:rPr>
        <w:vanish/>
        <w:sz w:val="32"/>
      </w:rPr>
      <w:t>TITULNÝ LIST záverečnej práce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E46137" w14:textId="77777777" w:rsidR="00494930" w:rsidRDefault="00494930">
    <w:pPr>
      <w:pStyle w:val="Hlavika"/>
    </w:pPr>
  </w:p>
  <w:p w14:paraId="77726646" w14:textId="77777777" w:rsidR="00494930" w:rsidRDefault="00494930">
    <w:pPr>
      <w:pStyle w:val="Hlavika"/>
      <w:pBdr>
        <w:bottom w:val="dotted" w:sz="4" w:space="1" w:color="auto"/>
      </w:pBdr>
      <w:rPr>
        <w:lang w:val="cs-CZ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6C594F"/>
    <w:multiLevelType w:val="hybridMultilevel"/>
    <w:tmpl w:val="D6BCA984"/>
    <w:lvl w:ilvl="0" w:tplc="041B000F">
      <w:start w:val="1"/>
      <w:numFmt w:val="decimal"/>
      <w:lvlText w:val="%1."/>
      <w:lvlJc w:val="left"/>
      <w:pPr>
        <w:ind w:left="1872" w:hanging="360"/>
      </w:pPr>
    </w:lvl>
    <w:lvl w:ilvl="1" w:tplc="041B0019">
      <w:start w:val="1"/>
      <w:numFmt w:val="lowerLetter"/>
      <w:lvlText w:val="%2."/>
      <w:lvlJc w:val="left"/>
      <w:pPr>
        <w:ind w:left="2592" w:hanging="360"/>
      </w:pPr>
    </w:lvl>
    <w:lvl w:ilvl="2" w:tplc="041B001B">
      <w:start w:val="1"/>
      <w:numFmt w:val="lowerRoman"/>
      <w:lvlText w:val="%3."/>
      <w:lvlJc w:val="right"/>
      <w:pPr>
        <w:ind w:left="3312" w:hanging="180"/>
      </w:pPr>
    </w:lvl>
    <w:lvl w:ilvl="3" w:tplc="041B000F">
      <w:start w:val="1"/>
      <w:numFmt w:val="decimal"/>
      <w:lvlText w:val="%4."/>
      <w:lvlJc w:val="left"/>
      <w:pPr>
        <w:ind w:left="4032" w:hanging="360"/>
      </w:pPr>
    </w:lvl>
    <w:lvl w:ilvl="4" w:tplc="041B0019">
      <w:start w:val="1"/>
      <w:numFmt w:val="lowerLetter"/>
      <w:lvlText w:val="%5."/>
      <w:lvlJc w:val="left"/>
      <w:pPr>
        <w:ind w:left="4752" w:hanging="360"/>
      </w:pPr>
    </w:lvl>
    <w:lvl w:ilvl="5" w:tplc="041B001B">
      <w:start w:val="1"/>
      <w:numFmt w:val="lowerRoman"/>
      <w:lvlText w:val="%6."/>
      <w:lvlJc w:val="right"/>
      <w:pPr>
        <w:ind w:left="5472" w:hanging="180"/>
      </w:pPr>
    </w:lvl>
    <w:lvl w:ilvl="6" w:tplc="041B000F">
      <w:start w:val="1"/>
      <w:numFmt w:val="decimal"/>
      <w:lvlText w:val="%7."/>
      <w:lvlJc w:val="left"/>
      <w:pPr>
        <w:ind w:left="6192" w:hanging="360"/>
      </w:pPr>
    </w:lvl>
    <w:lvl w:ilvl="7" w:tplc="041B0019">
      <w:start w:val="1"/>
      <w:numFmt w:val="lowerLetter"/>
      <w:lvlText w:val="%8."/>
      <w:lvlJc w:val="left"/>
      <w:pPr>
        <w:ind w:left="6912" w:hanging="360"/>
      </w:pPr>
    </w:lvl>
    <w:lvl w:ilvl="8" w:tplc="041B001B">
      <w:start w:val="1"/>
      <w:numFmt w:val="lowerRoman"/>
      <w:lvlText w:val="%9."/>
      <w:lvlJc w:val="right"/>
      <w:pPr>
        <w:ind w:left="7632" w:hanging="180"/>
      </w:pPr>
    </w:lvl>
  </w:abstractNum>
  <w:abstractNum w:abstractNumId="11" w15:restartNumberingAfterBreak="0">
    <w:nsid w:val="014C7AFF"/>
    <w:multiLevelType w:val="multilevel"/>
    <w:tmpl w:val="98EC2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2F4FEE"/>
    <w:multiLevelType w:val="hybridMultilevel"/>
    <w:tmpl w:val="DEA85DC4"/>
    <w:lvl w:ilvl="0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BF53B59"/>
    <w:multiLevelType w:val="multilevel"/>
    <w:tmpl w:val="076E6FC4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1C9E0858"/>
    <w:multiLevelType w:val="hybridMultilevel"/>
    <w:tmpl w:val="13BA0620"/>
    <w:lvl w:ilvl="0" w:tplc="FADAFF1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D2B2FDE"/>
    <w:multiLevelType w:val="hybridMultilevel"/>
    <w:tmpl w:val="6702454E"/>
    <w:lvl w:ilvl="0" w:tplc="4536ACDE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1F180AD4"/>
    <w:multiLevelType w:val="hybridMultilevel"/>
    <w:tmpl w:val="55DE9836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8" w15:restartNumberingAfterBreak="0">
    <w:nsid w:val="234B3525"/>
    <w:multiLevelType w:val="hybridMultilevel"/>
    <w:tmpl w:val="FD462E82"/>
    <w:lvl w:ilvl="0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AFB25D4"/>
    <w:multiLevelType w:val="hybridMultilevel"/>
    <w:tmpl w:val="FA76350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575D49"/>
    <w:multiLevelType w:val="multilevel"/>
    <w:tmpl w:val="E5C07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2" w15:restartNumberingAfterBreak="0">
    <w:nsid w:val="33CB1E4F"/>
    <w:multiLevelType w:val="hybridMultilevel"/>
    <w:tmpl w:val="E25A4E30"/>
    <w:lvl w:ilvl="0" w:tplc="041B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3" w15:restartNumberingAfterBreak="0">
    <w:nsid w:val="3FBB263A"/>
    <w:multiLevelType w:val="multilevel"/>
    <w:tmpl w:val="5C468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DE56DD"/>
    <w:multiLevelType w:val="multilevel"/>
    <w:tmpl w:val="5440B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082DAB"/>
    <w:multiLevelType w:val="hybridMultilevel"/>
    <w:tmpl w:val="56601610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27" w15:restartNumberingAfterBreak="0">
    <w:nsid w:val="495A39C0"/>
    <w:multiLevelType w:val="hybridMultilevel"/>
    <w:tmpl w:val="F84E6126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8" w15:restartNumberingAfterBreak="0">
    <w:nsid w:val="4C03538E"/>
    <w:multiLevelType w:val="hybridMultilevel"/>
    <w:tmpl w:val="79B0D280"/>
    <w:lvl w:ilvl="0" w:tplc="041B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9" w15:restartNumberingAfterBreak="0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0" w15:restartNumberingAfterBreak="0">
    <w:nsid w:val="4EDC1E86"/>
    <w:multiLevelType w:val="multilevel"/>
    <w:tmpl w:val="40184CB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1C11583"/>
    <w:multiLevelType w:val="hybridMultilevel"/>
    <w:tmpl w:val="31C83830"/>
    <w:lvl w:ilvl="0" w:tplc="D0B074EC">
      <w:start w:val="1"/>
      <w:numFmt w:val="bullet"/>
      <w:pStyle w:val="odrazka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2" w15:restartNumberingAfterBreak="0">
    <w:nsid w:val="526C366D"/>
    <w:multiLevelType w:val="multilevel"/>
    <w:tmpl w:val="58286326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Nadpis21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33" w15:restartNumberingAfterBreak="0">
    <w:nsid w:val="57DF44DD"/>
    <w:multiLevelType w:val="hybridMultilevel"/>
    <w:tmpl w:val="E1B456E6"/>
    <w:lvl w:ilvl="0" w:tplc="3CB2F0AC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4" w15:restartNumberingAfterBreak="0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5" w15:restartNumberingAfterBreak="0">
    <w:nsid w:val="5A984E90"/>
    <w:multiLevelType w:val="hybridMultilevel"/>
    <w:tmpl w:val="63C63F2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A06571"/>
    <w:multiLevelType w:val="hybridMultilevel"/>
    <w:tmpl w:val="E49609B8"/>
    <w:lvl w:ilvl="0" w:tplc="375C4476">
      <w:start w:val="1"/>
      <w:numFmt w:val="decimal"/>
      <w:lvlText w:val="%1."/>
      <w:lvlJc w:val="left"/>
      <w:pPr>
        <w:ind w:left="1230" w:hanging="360"/>
      </w:pPr>
    </w:lvl>
    <w:lvl w:ilvl="1" w:tplc="041B0019" w:tentative="1">
      <w:start w:val="1"/>
      <w:numFmt w:val="lowerLetter"/>
      <w:lvlText w:val="%2."/>
      <w:lvlJc w:val="left"/>
      <w:pPr>
        <w:ind w:left="1950" w:hanging="360"/>
      </w:pPr>
    </w:lvl>
    <w:lvl w:ilvl="2" w:tplc="041B001B" w:tentative="1">
      <w:start w:val="1"/>
      <w:numFmt w:val="lowerRoman"/>
      <w:lvlText w:val="%3."/>
      <w:lvlJc w:val="right"/>
      <w:pPr>
        <w:ind w:left="2670" w:hanging="180"/>
      </w:pPr>
    </w:lvl>
    <w:lvl w:ilvl="3" w:tplc="041B000F" w:tentative="1">
      <w:start w:val="1"/>
      <w:numFmt w:val="decimal"/>
      <w:lvlText w:val="%4."/>
      <w:lvlJc w:val="left"/>
      <w:pPr>
        <w:ind w:left="3390" w:hanging="360"/>
      </w:pPr>
    </w:lvl>
    <w:lvl w:ilvl="4" w:tplc="041B0019" w:tentative="1">
      <w:start w:val="1"/>
      <w:numFmt w:val="lowerLetter"/>
      <w:lvlText w:val="%5."/>
      <w:lvlJc w:val="left"/>
      <w:pPr>
        <w:ind w:left="4110" w:hanging="360"/>
      </w:pPr>
    </w:lvl>
    <w:lvl w:ilvl="5" w:tplc="041B001B" w:tentative="1">
      <w:start w:val="1"/>
      <w:numFmt w:val="lowerRoman"/>
      <w:lvlText w:val="%6."/>
      <w:lvlJc w:val="right"/>
      <w:pPr>
        <w:ind w:left="4830" w:hanging="180"/>
      </w:pPr>
    </w:lvl>
    <w:lvl w:ilvl="6" w:tplc="041B000F" w:tentative="1">
      <w:start w:val="1"/>
      <w:numFmt w:val="decimal"/>
      <w:lvlText w:val="%7."/>
      <w:lvlJc w:val="left"/>
      <w:pPr>
        <w:ind w:left="5550" w:hanging="360"/>
      </w:pPr>
    </w:lvl>
    <w:lvl w:ilvl="7" w:tplc="041B0019" w:tentative="1">
      <w:start w:val="1"/>
      <w:numFmt w:val="lowerLetter"/>
      <w:lvlText w:val="%8."/>
      <w:lvlJc w:val="left"/>
      <w:pPr>
        <w:ind w:left="6270" w:hanging="360"/>
      </w:pPr>
    </w:lvl>
    <w:lvl w:ilvl="8" w:tplc="041B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7" w15:restartNumberingAfterBreak="0">
    <w:nsid w:val="60E575B7"/>
    <w:multiLevelType w:val="multilevel"/>
    <w:tmpl w:val="A5867DE8"/>
    <w:lvl w:ilvl="0">
      <w:start w:val="1"/>
      <w:numFmt w:val="decimal"/>
      <w:pStyle w:val="u1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u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u3"/>
      <w:suff w:val="space"/>
      <w:lvlText w:val="%1.%2.%3."/>
      <w:lvlJc w:val="left"/>
      <w:pPr>
        <w:ind w:left="4752" w:hanging="357"/>
      </w:pPr>
      <w:rPr>
        <w:rFonts w:hint="default"/>
      </w:rPr>
    </w:lvl>
    <w:lvl w:ilvl="3">
      <w:start w:val="1"/>
      <w:numFmt w:val="decimal"/>
      <w:pStyle w:val="u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pStyle w:val="u5"/>
      <w:suff w:val="space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pStyle w:val="u6"/>
      <w:suff w:val="space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pStyle w:val="u7"/>
      <w:suff w:val="space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pStyle w:val="u8"/>
      <w:suff w:val="space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pStyle w:val="u9"/>
      <w:suff w:val="space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8" w15:restartNumberingAfterBreak="0">
    <w:nsid w:val="64CB7E09"/>
    <w:multiLevelType w:val="hybridMultilevel"/>
    <w:tmpl w:val="87FAFE5C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A2C6964">
      <w:start w:val="1"/>
      <w:numFmt w:val="bullet"/>
      <w:lvlText w:val="­"/>
      <w:lvlJc w:val="left"/>
      <w:pPr>
        <w:ind w:left="195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9" w15:restartNumberingAfterBreak="0">
    <w:nsid w:val="716C0763"/>
    <w:multiLevelType w:val="hybridMultilevel"/>
    <w:tmpl w:val="04162120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0" w15:restartNumberingAfterBreak="0">
    <w:nsid w:val="73821A67"/>
    <w:multiLevelType w:val="hybridMultilevel"/>
    <w:tmpl w:val="18EC73A4"/>
    <w:lvl w:ilvl="0" w:tplc="041B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1" w15:restartNumberingAfterBreak="0">
    <w:nsid w:val="741220EB"/>
    <w:multiLevelType w:val="hybridMultilevel"/>
    <w:tmpl w:val="22AEEB3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8375BA"/>
    <w:multiLevelType w:val="hybridMultilevel"/>
    <w:tmpl w:val="E4D2FE8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  <w:lvlOverride w:ilvl="0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4"/>
  </w:num>
  <w:num w:numId="6">
    <w:abstractNumId w:val="29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8"/>
  </w:num>
  <w:num w:numId="17">
    <w:abstractNumId w:val="30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 w:numId="21">
    <w:abstractNumId w:val="23"/>
  </w:num>
  <w:num w:numId="22">
    <w:abstractNumId w:val="37"/>
  </w:num>
  <w:num w:numId="23">
    <w:abstractNumId w:val="17"/>
  </w:num>
  <w:num w:numId="24">
    <w:abstractNumId w:val="39"/>
  </w:num>
  <w:num w:numId="25">
    <w:abstractNumId w:val="16"/>
  </w:num>
  <w:num w:numId="26">
    <w:abstractNumId w:val="27"/>
  </w:num>
  <w:num w:numId="27">
    <w:abstractNumId w:val="40"/>
  </w:num>
  <w:num w:numId="28">
    <w:abstractNumId w:val="28"/>
  </w:num>
  <w:num w:numId="29">
    <w:abstractNumId w:val="25"/>
  </w:num>
  <w:num w:numId="30">
    <w:abstractNumId w:val="22"/>
  </w:num>
  <w:num w:numId="31">
    <w:abstractNumId w:val="42"/>
  </w:num>
  <w:num w:numId="32">
    <w:abstractNumId w:val="19"/>
  </w:num>
  <w:num w:numId="33">
    <w:abstractNumId w:val="13"/>
  </w:num>
  <w:num w:numId="34">
    <w:abstractNumId w:val="41"/>
  </w:num>
  <w:num w:numId="35">
    <w:abstractNumId w:val="35"/>
  </w:num>
  <w:num w:numId="36">
    <w:abstractNumId w:val="18"/>
  </w:num>
  <w:num w:numId="37">
    <w:abstractNumId w:val="33"/>
  </w:num>
  <w:num w:numId="38">
    <w:abstractNumId w:val="15"/>
  </w:num>
  <w:num w:numId="39">
    <w:abstractNumId w:val="36"/>
  </w:num>
  <w:num w:numId="40">
    <w:abstractNumId w:val="24"/>
  </w:num>
  <w:num w:numId="41">
    <w:abstractNumId w:val="20"/>
  </w:num>
  <w:num w:numId="42">
    <w:abstractNumId w:val="31"/>
  </w:num>
  <w:num w:numId="43">
    <w:abstractNumId w:val="10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vel Segec">
    <w15:presenceInfo w15:providerId="None" w15:userId="Pavel Seg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hideSpellingError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/>
  <w:defaultTabStop w:val="720"/>
  <w:hyphenationZone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0CF"/>
    <w:rsid w:val="00000939"/>
    <w:rsid w:val="000023A3"/>
    <w:rsid w:val="00003D74"/>
    <w:rsid w:val="000041D3"/>
    <w:rsid w:val="000107B9"/>
    <w:rsid w:val="000127F3"/>
    <w:rsid w:val="00012850"/>
    <w:rsid w:val="00013B3C"/>
    <w:rsid w:val="00015540"/>
    <w:rsid w:val="000156EC"/>
    <w:rsid w:val="00015825"/>
    <w:rsid w:val="00021044"/>
    <w:rsid w:val="00021715"/>
    <w:rsid w:val="000228C7"/>
    <w:rsid w:val="000276AF"/>
    <w:rsid w:val="00027FEF"/>
    <w:rsid w:val="0003310E"/>
    <w:rsid w:val="00034142"/>
    <w:rsid w:val="00035DEA"/>
    <w:rsid w:val="000369ED"/>
    <w:rsid w:val="000371DA"/>
    <w:rsid w:val="00037347"/>
    <w:rsid w:val="000374B0"/>
    <w:rsid w:val="00037780"/>
    <w:rsid w:val="00040567"/>
    <w:rsid w:val="00041293"/>
    <w:rsid w:val="00044A15"/>
    <w:rsid w:val="00044B18"/>
    <w:rsid w:val="00044B89"/>
    <w:rsid w:val="00050A24"/>
    <w:rsid w:val="000512B2"/>
    <w:rsid w:val="00051E43"/>
    <w:rsid w:val="00052462"/>
    <w:rsid w:val="000542EC"/>
    <w:rsid w:val="00056335"/>
    <w:rsid w:val="00056E37"/>
    <w:rsid w:val="000575AF"/>
    <w:rsid w:val="00062B04"/>
    <w:rsid w:val="00062E47"/>
    <w:rsid w:val="000636E2"/>
    <w:rsid w:val="00066119"/>
    <w:rsid w:val="00066413"/>
    <w:rsid w:val="0006670D"/>
    <w:rsid w:val="00070242"/>
    <w:rsid w:val="00070BB1"/>
    <w:rsid w:val="0007248C"/>
    <w:rsid w:val="00072776"/>
    <w:rsid w:val="00074FFC"/>
    <w:rsid w:val="000771DB"/>
    <w:rsid w:val="000804B0"/>
    <w:rsid w:val="000806F1"/>
    <w:rsid w:val="00081566"/>
    <w:rsid w:val="00085BD4"/>
    <w:rsid w:val="00087574"/>
    <w:rsid w:val="000900A1"/>
    <w:rsid w:val="000916CB"/>
    <w:rsid w:val="00092EB7"/>
    <w:rsid w:val="00092F29"/>
    <w:rsid w:val="00094842"/>
    <w:rsid w:val="000959C2"/>
    <w:rsid w:val="00096BC7"/>
    <w:rsid w:val="000A261A"/>
    <w:rsid w:val="000A2B1E"/>
    <w:rsid w:val="000A6303"/>
    <w:rsid w:val="000A6381"/>
    <w:rsid w:val="000A7E92"/>
    <w:rsid w:val="000B21F3"/>
    <w:rsid w:val="000B2432"/>
    <w:rsid w:val="000B3193"/>
    <w:rsid w:val="000C0920"/>
    <w:rsid w:val="000C0D5B"/>
    <w:rsid w:val="000C2A09"/>
    <w:rsid w:val="000C2ED3"/>
    <w:rsid w:val="000C2F7D"/>
    <w:rsid w:val="000C4453"/>
    <w:rsid w:val="000C4714"/>
    <w:rsid w:val="000C4B5A"/>
    <w:rsid w:val="000C60B2"/>
    <w:rsid w:val="000C6CFA"/>
    <w:rsid w:val="000C7049"/>
    <w:rsid w:val="000C7121"/>
    <w:rsid w:val="000C780A"/>
    <w:rsid w:val="000D159A"/>
    <w:rsid w:val="000D42DA"/>
    <w:rsid w:val="000D6C50"/>
    <w:rsid w:val="000E1520"/>
    <w:rsid w:val="000E4B12"/>
    <w:rsid w:val="000E4F2E"/>
    <w:rsid w:val="000E5657"/>
    <w:rsid w:val="000E5B12"/>
    <w:rsid w:val="000F0715"/>
    <w:rsid w:val="000F0EFC"/>
    <w:rsid w:val="000F25BD"/>
    <w:rsid w:val="000F5059"/>
    <w:rsid w:val="000F6DF0"/>
    <w:rsid w:val="0010082D"/>
    <w:rsid w:val="00101A84"/>
    <w:rsid w:val="00103A20"/>
    <w:rsid w:val="001040E2"/>
    <w:rsid w:val="00105130"/>
    <w:rsid w:val="00106367"/>
    <w:rsid w:val="0010780C"/>
    <w:rsid w:val="001079CC"/>
    <w:rsid w:val="001110E7"/>
    <w:rsid w:val="0011356B"/>
    <w:rsid w:val="0011433B"/>
    <w:rsid w:val="00114F76"/>
    <w:rsid w:val="001153F2"/>
    <w:rsid w:val="00115F50"/>
    <w:rsid w:val="00116EE1"/>
    <w:rsid w:val="00117271"/>
    <w:rsid w:val="001172FA"/>
    <w:rsid w:val="001210C8"/>
    <w:rsid w:val="00121612"/>
    <w:rsid w:val="00122CFD"/>
    <w:rsid w:val="0012304E"/>
    <w:rsid w:val="00123366"/>
    <w:rsid w:val="00126CFA"/>
    <w:rsid w:val="00131BD6"/>
    <w:rsid w:val="00131EBF"/>
    <w:rsid w:val="0013228F"/>
    <w:rsid w:val="00134839"/>
    <w:rsid w:val="00134CD3"/>
    <w:rsid w:val="00135817"/>
    <w:rsid w:val="00135DF8"/>
    <w:rsid w:val="00137949"/>
    <w:rsid w:val="001413CB"/>
    <w:rsid w:val="001429C8"/>
    <w:rsid w:val="00142A59"/>
    <w:rsid w:val="001442E6"/>
    <w:rsid w:val="001456C3"/>
    <w:rsid w:val="001462C2"/>
    <w:rsid w:val="00150B77"/>
    <w:rsid w:val="001511AE"/>
    <w:rsid w:val="00151371"/>
    <w:rsid w:val="001515C4"/>
    <w:rsid w:val="001526B4"/>
    <w:rsid w:val="00153250"/>
    <w:rsid w:val="0015381B"/>
    <w:rsid w:val="00153F34"/>
    <w:rsid w:val="001541B4"/>
    <w:rsid w:val="0015448A"/>
    <w:rsid w:val="00154DCB"/>
    <w:rsid w:val="001613A1"/>
    <w:rsid w:val="001622B1"/>
    <w:rsid w:val="001629BD"/>
    <w:rsid w:val="00162E6D"/>
    <w:rsid w:val="00167A58"/>
    <w:rsid w:val="00167BDC"/>
    <w:rsid w:val="0017044C"/>
    <w:rsid w:val="0017271A"/>
    <w:rsid w:val="00173980"/>
    <w:rsid w:val="001753E8"/>
    <w:rsid w:val="001762E6"/>
    <w:rsid w:val="00176660"/>
    <w:rsid w:val="00177C9C"/>
    <w:rsid w:val="00180178"/>
    <w:rsid w:val="001815B9"/>
    <w:rsid w:val="001820C9"/>
    <w:rsid w:val="0018256D"/>
    <w:rsid w:val="001838AD"/>
    <w:rsid w:val="00183AB4"/>
    <w:rsid w:val="0018676A"/>
    <w:rsid w:val="00193B05"/>
    <w:rsid w:val="001A0432"/>
    <w:rsid w:val="001A13B3"/>
    <w:rsid w:val="001A327A"/>
    <w:rsid w:val="001A3A61"/>
    <w:rsid w:val="001A6C47"/>
    <w:rsid w:val="001B25F7"/>
    <w:rsid w:val="001B342A"/>
    <w:rsid w:val="001B4BC4"/>
    <w:rsid w:val="001B4C51"/>
    <w:rsid w:val="001B60D4"/>
    <w:rsid w:val="001C0249"/>
    <w:rsid w:val="001C0882"/>
    <w:rsid w:val="001C2249"/>
    <w:rsid w:val="001C3746"/>
    <w:rsid w:val="001C71C3"/>
    <w:rsid w:val="001C746F"/>
    <w:rsid w:val="001C7AAC"/>
    <w:rsid w:val="001C7E60"/>
    <w:rsid w:val="001D278B"/>
    <w:rsid w:val="001D27F5"/>
    <w:rsid w:val="001D782F"/>
    <w:rsid w:val="001D7AAE"/>
    <w:rsid w:val="001E0176"/>
    <w:rsid w:val="001E0BC0"/>
    <w:rsid w:val="001E30FE"/>
    <w:rsid w:val="001E4C44"/>
    <w:rsid w:val="001E6417"/>
    <w:rsid w:val="001E78BB"/>
    <w:rsid w:val="001F04F4"/>
    <w:rsid w:val="001F2C8F"/>
    <w:rsid w:val="001F3244"/>
    <w:rsid w:val="001F4070"/>
    <w:rsid w:val="001F42A6"/>
    <w:rsid w:val="001F4744"/>
    <w:rsid w:val="00200CA8"/>
    <w:rsid w:val="00202C8B"/>
    <w:rsid w:val="00203156"/>
    <w:rsid w:val="002049DD"/>
    <w:rsid w:val="00204B25"/>
    <w:rsid w:val="00207C9F"/>
    <w:rsid w:val="00211587"/>
    <w:rsid w:val="002121F6"/>
    <w:rsid w:val="002135C7"/>
    <w:rsid w:val="00214C2E"/>
    <w:rsid w:val="00215682"/>
    <w:rsid w:val="002160C3"/>
    <w:rsid w:val="00216A6A"/>
    <w:rsid w:val="0021755B"/>
    <w:rsid w:val="00217AB4"/>
    <w:rsid w:val="00217F90"/>
    <w:rsid w:val="002205C8"/>
    <w:rsid w:val="002219F3"/>
    <w:rsid w:val="00222721"/>
    <w:rsid w:val="00222EB4"/>
    <w:rsid w:val="002232F4"/>
    <w:rsid w:val="00224224"/>
    <w:rsid w:val="00224340"/>
    <w:rsid w:val="00226546"/>
    <w:rsid w:val="0022756F"/>
    <w:rsid w:val="0023018A"/>
    <w:rsid w:val="002308C4"/>
    <w:rsid w:val="00230BB4"/>
    <w:rsid w:val="00231B4F"/>
    <w:rsid w:val="00231F11"/>
    <w:rsid w:val="0023228B"/>
    <w:rsid w:val="002337F2"/>
    <w:rsid w:val="002363C7"/>
    <w:rsid w:val="00236679"/>
    <w:rsid w:val="00236794"/>
    <w:rsid w:val="0024561E"/>
    <w:rsid w:val="00250FA8"/>
    <w:rsid w:val="002511D3"/>
    <w:rsid w:val="002532CE"/>
    <w:rsid w:val="00254478"/>
    <w:rsid w:val="00256553"/>
    <w:rsid w:val="002567CE"/>
    <w:rsid w:val="00260ECC"/>
    <w:rsid w:val="00262BE8"/>
    <w:rsid w:val="002633E2"/>
    <w:rsid w:val="00266605"/>
    <w:rsid w:val="0026682E"/>
    <w:rsid w:val="0027099F"/>
    <w:rsid w:val="00270EFC"/>
    <w:rsid w:val="0027219D"/>
    <w:rsid w:val="0027335A"/>
    <w:rsid w:val="002759A6"/>
    <w:rsid w:val="00277D40"/>
    <w:rsid w:val="00277D5B"/>
    <w:rsid w:val="00277FA0"/>
    <w:rsid w:val="0028043E"/>
    <w:rsid w:val="00280689"/>
    <w:rsid w:val="0028098F"/>
    <w:rsid w:val="0028286D"/>
    <w:rsid w:val="00282D1B"/>
    <w:rsid w:val="0028342E"/>
    <w:rsid w:val="002840ED"/>
    <w:rsid w:val="00284B54"/>
    <w:rsid w:val="00286121"/>
    <w:rsid w:val="002932F1"/>
    <w:rsid w:val="00293340"/>
    <w:rsid w:val="002935EB"/>
    <w:rsid w:val="002941E9"/>
    <w:rsid w:val="00294FC9"/>
    <w:rsid w:val="00295630"/>
    <w:rsid w:val="0029571E"/>
    <w:rsid w:val="002957E1"/>
    <w:rsid w:val="002978D3"/>
    <w:rsid w:val="00297C20"/>
    <w:rsid w:val="00297C89"/>
    <w:rsid w:val="002A0EC7"/>
    <w:rsid w:val="002A1C49"/>
    <w:rsid w:val="002A2297"/>
    <w:rsid w:val="002A4422"/>
    <w:rsid w:val="002A64D2"/>
    <w:rsid w:val="002A6A6A"/>
    <w:rsid w:val="002B03D3"/>
    <w:rsid w:val="002B2B8C"/>
    <w:rsid w:val="002B4FDA"/>
    <w:rsid w:val="002B500F"/>
    <w:rsid w:val="002B5A95"/>
    <w:rsid w:val="002B651F"/>
    <w:rsid w:val="002B7727"/>
    <w:rsid w:val="002C060F"/>
    <w:rsid w:val="002C103B"/>
    <w:rsid w:val="002C21DA"/>
    <w:rsid w:val="002C388B"/>
    <w:rsid w:val="002C4B7E"/>
    <w:rsid w:val="002C6B5B"/>
    <w:rsid w:val="002C7876"/>
    <w:rsid w:val="002D27FF"/>
    <w:rsid w:val="002D3164"/>
    <w:rsid w:val="002D4618"/>
    <w:rsid w:val="002D521C"/>
    <w:rsid w:val="002D5C8B"/>
    <w:rsid w:val="002D6425"/>
    <w:rsid w:val="002D7E6E"/>
    <w:rsid w:val="002E0DC8"/>
    <w:rsid w:val="002E30E6"/>
    <w:rsid w:val="002E753E"/>
    <w:rsid w:val="002F148B"/>
    <w:rsid w:val="002F1B3B"/>
    <w:rsid w:val="002F2EE8"/>
    <w:rsid w:val="002F3448"/>
    <w:rsid w:val="002F3E63"/>
    <w:rsid w:val="002F61FB"/>
    <w:rsid w:val="002F6705"/>
    <w:rsid w:val="0030040C"/>
    <w:rsid w:val="003017A6"/>
    <w:rsid w:val="0030432D"/>
    <w:rsid w:val="00304F6E"/>
    <w:rsid w:val="00307E34"/>
    <w:rsid w:val="00310E8D"/>
    <w:rsid w:val="003117C7"/>
    <w:rsid w:val="003120E1"/>
    <w:rsid w:val="003128B2"/>
    <w:rsid w:val="003128BE"/>
    <w:rsid w:val="00312E36"/>
    <w:rsid w:val="00315BA5"/>
    <w:rsid w:val="00315D83"/>
    <w:rsid w:val="00315F8E"/>
    <w:rsid w:val="0031683A"/>
    <w:rsid w:val="00320DE1"/>
    <w:rsid w:val="00320F24"/>
    <w:rsid w:val="00321590"/>
    <w:rsid w:val="003219D2"/>
    <w:rsid w:val="003243E2"/>
    <w:rsid w:val="0032483D"/>
    <w:rsid w:val="00324B4D"/>
    <w:rsid w:val="003261D7"/>
    <w:rsid w:val="00327316"/>
    <w:rsid w:val="003306A5"/>
    <w:rsid w:val="00330B67"/>
    <w:rsid w:val="003311AD"/>
    <w:rsid w:val="00333906"/>
    <w:rsid w:val="0033485F"/>
    <w:rsid w:val="00334ADF"/>
    <w:rsid w:val="00337FDF"/>
    <w:rsid w:val="00340A12"/>
    <w:rsid w:val="00340AB5"/>
    <w:rsid w:val="00340BB0"/>
    <w:rsid w:val="00341096"/>
    <w:rsid w:val="00341DC9"/>
    <w:rsid w:val="00342667"/>
    <w:rsid w:val="003455EF"/>
    <w:rsid w:val="00346321"/>
    <w:rsid w:val="003477CD"/>
    <w:rsid w:val="00347A46"/>
    <w:rsid w:val="00347FBA"/>
    <w:rsid w:val="00350371"/>
    <w:rsid w:val="00350774"/>
    <w:rsid w:val="0035219A"/>
    <w:rsid w:val="00352739"/>
    <w:rsid w:val="00353968"/>
    <w:rsid w:val="003547D3"/>
    <w:rsid w:val="0035497D"/>
    <w:rsid w:val="003557AF"/>
    <w:rsid w:val="0035648C"/>
    <w:rsid w:val="0035690F"/>
    <w:rsid w:val="0035777D"/>
    <w:rsid w:val="00360D9A"/>
    <w:rsid w:val="00361451"/>
    <w:rsid w:val="00361A5F"/>
    <w:rsid w:val="00364577"/>
    <w:rsid w:val="00365C7D"/>
    <w:rsid w:val="003666ED"/>
    <w:rsid w:val="00367CC7"/>
    <w:rsid w:val="003730C8"/>
    <w:rsid w:val="00373D33"/>
    <w:rsid w:val="00377F2D"/>
    <w:rsid w:val="00381693"/>
    <w:rsid w:val="00381AFC"/>
    <w:rsid w:val="0038394B"/>
    <w:rsid w:val="0038637B"/>
    <w:rsid w:val="0038747C"/>
    <w:rsid w:val="00387A8F"/>
    <w:rsid w:val="00391C2A"/>
    <w:rsid w:val="00392266"/>
    <w:rsid w:val="00397FED"/>
    <w:rsid w:val="003A08A1"/>
    <w:rsid w:val="003A283E"/>
    <w:rsid w:val="003A2B5D"/>
    <w:rsid w:val="003A38E4"/>
    <w:rsid w:val="003A3C56"/>
    <w:rsid w:val="003A608E"/>
    <w:rsid w:val="003B1133"/>
    <w:rsid w:val="003B1DDA"/>
    <w:rsid w:val="003B2BF8"/>
    <w:rsid w:val="003B3E74"/>
    <w:rsid w:val="003B3F60"/>
    <w:rsid w:val="003B4AD5"/>
    <w:rsid w:val="003B4CFC"/>
    <w:rsid w:val="003B7032"/>
    <w:rsid w:val="003C06DE"/>
    <w:rsid w:val="003C0E50"/>
    <w:rsid w:val="003C1F53"/>
    <w:rsid w:val="003C2F90"/>
    <w:rsid w:val="003C37C1"/>
    <w:rsid w:val="003C5DC1"/>
    <w:rsid w:val="003C6CC6"/>
    <w:rsid w:val="003C6F71"/>
    <w:rsid w:val="003D0D64"/>
    <w:rsid w:val="003D35E2"/>
    <w:rsid w:val="003D4D9B"/>
    <w:rsid w:val="003D59A0"/>
    <w:rsid w:val="003D677B"/>
    <w:rsid w:val="003D67D0"/>
    <w:rsid w:val="003D686B"/>
    <w:rsid w:val="003D7262"/>
    <w:rsid w:val="003D75F9"/>
    <w:rsid w:val="003E1C6A"/>
    <w:rsid w:val="003E1D68"/>
    <w:rsid w:val="003E3CD8"/>
    <w:rsid w:val="003E7644"/>
    <w:rsid w:val="003F0995"/>
    <w:rsid w:val="003F41E9"/>
    <w:rsid w:val="003F426E"/>
    <w:rsid w:val="003F56AF"/>
    <w:rsid w:val="003F59FC"/>
    <w:rsid w:val="003F60DF"/>
    <w:rsid w:val="003F68EA"/>
    <w:rsid w:val="003F762A"/>
    <w:rsid w:val="003F76E8"/>
    <w:rsid w:val="003F78FA"/>
    <w:rsid w:val="00400C5D"/>
    <w:rsid w:val="004011B5"/>
    <w:rsid w:val="00402F71"/>
    <w:rsid w:val="0040368E"/>
    <w:rsid w:val="0040542F"/>
    <w:rsid w:val="00406395"/>
    <w:rsid w:val="00407316"/>
    <w:rsid w:val="00407CAE"/>
    <w:rsid w:val="00410B78"/>
    <w:rsid w:val="00410DD0"/>
    <w:rsid w:val="00411047"/>
    <w:rsid w:val="00411470"/>
    <w:rsid w:val="00411C66"/>
    <w:rsid w:val="00411EB0"/>
    <w:rsid w:val="00412CC6"/>
    <w:rsid w:val="004131E4"/>
    <w:rsid w:val="00414721"/>
    <w:rsid w:val="00414BC6"/>
    <w:rsid w:val="0041573A"/>
    <w:rsid w:val="00415AC6"/>
    <w:rsid w:val="00415B13"/>
    <w:rsid w:val="00415C7B"/>
    <w:rsid w:val="004200B2"/>
    <w:rsid w:val="004206CA"/>
    <w:rsid w:val="004212B8"/>
    <w:rsid w:val="0042341D"/>
    <w:rsid w:val="00425BD0"/>
    <w:rsid w:val="0042606D"/>
    <w:rsid w:val="00427CD8"/>
    <w:rsid w:val="004321CD"/>
    <w:rsid w:val="004333ED"/>
    <w:rsid w:val="00433D8F"/>
    <w:rsid w:val="004364CE"/>
    <w:rsid w:val="00442AE2"/>
    <w:rsid w:val="00451223"/>
    <w:rsid w:val="00451EAF"/>
    <w:rsid w:val="0045302C"/>
    <w:rsid w:val="00453B17"/>
    <w:rsid w:val="00454254"/>
    <w:rsid w:val="004543DF"/>
    <w:rsid w:val="00454669"/>
    <w:rsid w:val="00454D9A"/>
    <w:rsid w:val="00463A69"/>
    <w:rsid w:val="004644E2"/>
    <w:rsid w:val="0046515A"/>
    <w:rsid w:val="0046746B"/>
    <w:rsid w:val="00467C7B"/>
    <w:rsid w:val="00470462"/>
    <w:rsid w:val="00470C11"/>
    <w:rsid w:val="00470F34"/>
    <w:rsid w:val="00471D45"/>
    <w:rsid w:val="00474720"/>
    <w:rsid w:val="00476313"/>
    <w:rsid w:val="00476604"/>
    <w:rsid w:val="0047665A"/>
    <w:rsid w:val="00476B61"/>
    <w:rsid w:val="0048345C"/>
    <w:rsid w:val="00484B3E"/>
    <w:rsid w:val="0048501C"/>
    <w:rsid w:val="00486F2B"/>
    <w:rsid w:val="00486F91"/>
    <w:rsid w:val="004875F8"/>
    <w:rsid w:val="0049177A"/>
    <w:rsid w:val="00492BB6"/>
    <w:rsid w:val="00492CAF"/>
    <w:rsid w:val="00494930"/>
    <w:rsid w:val="004966E5"/>
    <w:rsid w:val="00496FA8"/>
    <w:rsid w:val="004A0C09"/>
    <w:rsid w:val="004A0F6D"/>
    <w:rsid w:val="004A55EE"/>
    <w:rsid w:val="004A6C98"/>
    <w:rsid w:val="004A767C"/>
    <w:rsid w:val="004B028B"/>
    <w:rsid w:val="004B05F6"/>
    <w:rsid w:val="004B1F4B"/>
    <w:rsid w:val="004B2225"/>
    <w:rsid w:val="004B3831"/>
    <w:rsid w:val="004B3C2E"/>
    <w:rsid w:val="004B4B79"/>
    <w:rsid w:val="004B78C5"/>
    <w:rsid w:val="004C2196"/>
    <w:rsid w:val="004C29EA"/>
    <w:rsid w:val="004C2E26"/>
    <w:rsid w:val="004C5FAE"/>
    <w:rsid w:val="004D017A"/>
    <w:rsid w:val="004D02F1"/>
    <w:rsid w:val="004D0865"/>
    <w:rsid w:val="004D34E5"/>
    <w:rsid w:val="004D3A5B"/>
    <w:rsid w:val="004D4510"/>
    <w:rsid w:val="004D73A8"/>
    <w:rsid w:val="004D7EA5"/>
    <w:rsid w:val="004E1203"/>
    <w:rsid w:val="004E3A7C"/>
    <w:rsid w:val="004E4FD4"/>
    <w:rsid w:val="004E52D0"/>
    <w:rsid w:val="004E62DA"/>
    <w:rsid w:val="004E630D"/>
    <w:rsid w:val="004E7833"/>
    <w:rsid w:val="004F0A15"/>
    <w:rsid w:val="004F189D"/>
    <w:rsid w:val="004F4AA6"/>
    <w:rsid w:val="004F64AE"/>
    <w:rsid w:val="004F6791"/>
    <w:rsid w:val="004F69EE"/>
    <w:rsid w:val="004F733F"/>
    <w:rsid w:val="00500715"/>
    <w:rsid w:val="005031AB"/>
    <w:rsid w:val="00503258"/>
    <w:rsid w:val="00506666"/>
    <w:rsid w:val="00507E26"/>
    <w:rsid w:val="00510D09"/>
    <w:rsid w:val="00511303"/>
    <w:rsid w:val="0051185C"/>
    <w:rsid w:val="0051223D"/>
    <w:rsid w:val="00514126"/>
    <w:rsid w:val="00514687"/>
    <w:rsid w:val="005148FA"/>
    <w:rsid w:val="00514F6E"/>
    <w:rsid w:val="0051586F"/>
    <w:rsid w:val="005159C4"/>
    <w:rsid w:val="005162F3"/>
    <w:rsid w:val="005217EF"/>
    <w:rsid w:val="00521829"/>
    <w:rsid w:val="00521A72"/>
    <w:rsid w:val="00522C09"/>
    <w:rsid w:val="00522DB5"/>
    <w:rsid w:val="0053127D"/>
    <w:rsid w:val="00532600"/>
    <w:rsid w:val="00532ADF"/>
    <w:rsid w:val="00534DF2"/>
    <w:rsid w:val="005356B8"/>
    <w:rsid w:val="00535D13"/>
    <w:rsid w:val="00537022"/>
    <w:rsid w:val="00541F67"/>
    <w:rsid w:val="0054275F"/>
    <w:rsid w:val="00543832"/>
    <w:rsid w:val="00547D32"/>
    <w:rsid w:val="005505CB"/>
    <w:rsid w:val="00551460"/>
    <w:rsid w:val="005516EA"/>
    <w:rsid w:val="005518EF"/>
    <w:rsid w:val="005520AB"/>
    <w:rsid w:val="00552551"/>
    <w:rsid w:val="005575EF"/>
    <w:rsid w:val="00557EF4"/>
    <w:rsid w:val="00561641"/>
    <w:rsid w:val="0056242A"/>
    <w:rsid w:val="005629E7"/>
    <w:rsid w:val="00562FC0"/>
    <w:rsid w:val="005634B2"/>
    <w:rsid w:val="00563CFB"/>
    <w:rsid w:val="005644F1"/>
    <w:rsid w:val="005648A2"/>
    <w:rsid w:val="00564D66"/>
    <w:rsid w:val="00567826"/>
    <w:rsid w:val="00572A62"/>
    <w:rsid w:val="00572D61"/>
    <w:rsid w:val="0057704F"/>
    <w:rsid w:val="0058149E"/>
    <w:rsid w:val="005820C6"/>
    <w:rsid w:val="005824EA"/>
    <w:rsid w:val="005828F2"/>
    <w:rsid w:val="00582A0A"/>
    <w:rsid w:val="00584904"/>
    <w:rsid w:val="005866BB"/>
    <w:rsid w:val="00587922"/>
    <w:rsid w:val="005911ED"/>
    <w:rsid w:val="00591FE2"/>
    <w:rsid w:val="005933BD"/>
    <w:rsid w:val="00593FDD"/>
    <w:rsid w:val="00594603"/>
    <w:rsid w:val="00596427"/>
    <w:rsid w:val="005970EE"/>
    <w:rsid w:val="00597834"/>
    <w:rsid w:val="005A190A"/>
    <w:rsid w:val="005A2B2D"/>
    <w:rsid w:val="005A57CF"/>
    <w:rsid w:val="005A6262"/>
    <w:rsid w:val="005A64EA"/>
    <w:rsid w:val="005B080F"/>
    <w:rsid w:val="005B1172"/>
    <w:rsid w:val="005B1649"/>
    <w:rsid w:val="005B1B5E"/>
    <w:rsid w:val="005B1C4A"/>
    <w:rsid w:val="005B2F62"/>
    <w:rsid w:val="005B35FF"/>
    <w:rsid w:val="005B40E4"/>
    <w:rsid w:val="005B417A"/>
    <w:rsid w:val="005B4701"/>
    <w:rsid w:val="005B52BA"/>
    <w:rsid w:val="005B5FBC"/>
    <w:rsid w:val="005B60D2"/>
    <w:rsid w:val="005B6AFD"/>
    <w:rsid w:val="005B747E"/>
    <w:rsid w:val="005C0080"/>
    <w:rsid w:val="005C0E2F"/>
    <w:rsid w:val="005C1A25"/>
    <w:rsid w:val="005C1C29"/>
    <w:rsid w:val="005C1DEA"/>
    <w:rsid w:val="005C2474"/>
    <w:rsid w:val="005C29C8"/>
    <w:rsid w:val="005C2C99"/>
    <w:rsid w:val="005C2F97"/>
    <w:rsid w:val="005C397B"/>
    <w:rsid w:val="005C500F"/>
    <w:rsid w:val="005C5D90"/>
    <w:rsid w:val="005D1BF2"/>
    <w:rsid w:val="005D3D18"/>
    <w:rsid w:val="005D59C2"/>
    <w:rsid w:val="005D6B99"/>
    <w:rsid w:val="005D76A4"/>
    <w:rsid w:val="005E2631"/>
    <w:rsid w:val="005E2CC0"/>
    <w:rsid w:val="005E5911"/>
    <w:rsid w:val="005E6B47"/>
    <w:rsid w:val="005E71AD"/>
    <w:rsid w:val="005E7EE2"/>
    <w:rsid w:val="005F075D"/>
    <w:rsid w:val="005F07E2"/>
    <w:rsid w:val="005F43F5"/>
    <w:rsid w:val="005F53D7"/>
    <w:rsid w:val="005F5816"/>
    <w:rsid w:val="0060008B"/>
    <w:rsid w:val="006009E6"/>
    <w:rsid w:val="00601938"/>
    <w:rsid w:val="00601944"/>
    <w:rsid w:val="00602663"/>
    <w:rsid w:val="00602C7A"/>
    <w:rsid w:val="0060521B"/>
    <w:rsid w:val="0060665E"/>
    <w:rsid w:val="006077B4"/>
    <w:rsid w:val="00607CE4"/>
    <w:rsid w:val="00612D0A"/>
    <w:rsid w:val="006133CB"/>
    <w:rsid w:val="00613473"/>
    <w:rsid w:val="00614DFA"/>
    <w:rsid w:val="00615D6E"/>
    <w:rsid w:val="00616DA0"/>
    <w:rsid w:val="006210F2"/>
    <w:rsid w:val="006220A2"/>
    <w:rsid w:val="00626C9D"/>
    <w:rsid w:val="006272AF"/>
    <w:rsid w:val="00631130"/>
    <w:rsid w:val="006356EC"/>
    <w:rsid w:val="0064064E"/>
    <w:rsid w:val="00640790"/>
    <w:rsid w:val="006409D7"/>
    <w:rsid w:val="00640BBE"/>
    <w:rsid w:val="0064128E"/>
    <w:rsid w:val="00641E71"/>
    <w:rsid w:val="00642E3F"/>
    <w:rsid w:val="00643F63"/>
    <w:rsid w:val="00644457"/>
    <w:rsid w:val="00646436"/>
    <w:rsid w:val="00647D8B"/>
    <w:rsid w:val="00650B87"/>
    <w:rsid w:val="006531D4"/>
    <w:rsid w:val="00653802"/>
    <w:rsid w:val="00653DDA"/>
    <w:rsid w:val="0065555C"/>
    <w:rsid w:val="00656AB8"/>
    <w:rsid w:val="0065721F"/>
    <w:rsid w:val="006572FE"/>
    <w:rsid w:val="006603A9"/>
    <w:rsid w:val="00660CD0"/>
    <w:rsid w:val="00663A80"/>
    <w:rsid w:val="0066602C"/>
    <w:rsid w:val="00666AB4"/>
    <w:rsid w:val="00667223"/>
    <w:rsid w:val="00667743"/>
    <w:rsid w:val="00670777"/>
    <w:rsid w:val="00673FDF"/>
    <w:rsid w:val="00674099"/>
    <w:rsid w:val="00674851"/>
    <w:rsid w:val="006749BF"/>
    <w:rsid w:val="0067552C"/>
    <w:rsid w:val="00675834"/>
    <w:rsid w:val="0067778F"/>
    <w:rsid w:val="006806B0"/>
    <w:rsid w:val="00680A0B"/>
    <w:rsid w:val="00681306"/>
    <w:rsid w:val="00681D08"/>
    <w:rsid w:val="00684CF5"/>
    <w:rsid w:val="00684FF9"/>
    <w:rsid w:val="00686F4D"/>
    <w:rsid w:val="006872E5"/>
    <w:rsid w:val="0068765C"/>
    <w:rsid w:val="00690B2F"/>
    <w:rsid w:val="006933A8"/>
    <w:rsid w:val="0069475F"/>
    <w:rsid w:val="006963AA"/>
    <w:rsid w:val="00697044"/>
    <w:rsid w:val="006A21A5"/>
    <w:rsid w:val="006A4223"/>
    <w:rsid w:val="006A43FF"/>
    <w:rsid w:val="006A62AF"/>
    <w:rsid w:val="006B0ECD"/>
    <w:rsid w:val="006B232B"/>
    <w:rsid w:val="006B7293"/>
    <w:rsid w:val="006C5C52"/>
    <w:rsid w:val="006C735C"/>
    <w:rsid w:val="006D0FD2"/>
    <w:rsid w:val="006D25E6"/>
    <w:rsid w:val="006D31F1"/>
    <w:rsid w:val="006D4612"/>
    <w:rsid w:val="006D4CC2"/>
    <w:rsid w:val="006D58A3"/>
    <w:rsid w:val="006D5A06"/>
    <w:rsid w:val="006D6BC3"/>
    <w:rsid w:val="006E04CE"/>
    <w:rsid w:val="006E0633"/>
    <w:rsid w:val="006E0B49"/>
    <w:rsid w:val="006E180C"/>
    <w:rsid w:val="006E2F77"/>
    <w:rsid w:val="006E3393"/>
    <w:rsid w:val="006E64FA"/>
    <w:rsid w:val="006E7A42"/>
    <w:rsid w:val="006F2F69"/>
    <w:rsid w:val="006F4893"/>
    <w:rsid w:val="006F4C37"/>
    <w:rsid w:val="006F4F89"/>
    <w:rsid w:val="006F561D"/>
    <w:rsid w:val="00700814"/>
    <w:rsid w:val="00701ACB"/>
    <w:rsid w:val="007068EB"/>
    <w:rsid w:val="0071009E"/>
    <w:rsid w:val="007105FF"/>
    <w:rsid w:val="00711357"/>
    <w:rsid w:val="00711BEB"/>
    <w:rsid w:val="0072738E"/>
    <w:rsid w:val="0073030A"/>
    <w:rsid w:val="0073043A"/>
    <w:rsid w:val="00730CC9"/>
    <w:rsid w:val="00731673"/>
    <w:rsid w:val="00732119"/>
    <w:rsid w:val="00734A89"/>
    <w:rsid w:val="00734F21"/>
    <w:rsid w:val="00740C17"/>
    <w:rsid w:val="007412E2"/>
    <w:rsid w:val="00741866"/>
    <w:rsid w:val="00741D2C"/>
    <w:rsid w:val="00743B76"/>
    <w:rsid w:val="00743E9F"/>
    <w:rsid w:val="00744BAE"/>
    <w:rsid w:val="00746CDA"/>
    <w:rsid w:val="00751CA4"/>
    <w:rsid w:val="007531C9"/>
    <w:rsid w:val="00753A64"/>
    <w:rsid w:val="00754C11"/>
    <w:rsid w:val="0075784E"/>
    <w:rsid w:val="007607B2"/>
    <w:rsid w:val="007607F3"/>
    <w:rsid w:val="00764D13"/>
    <w:rsid w:val="00766AB7"/>
    <w:rsid w:val="007675BE"/>
    <w:rsid w:val="00767964"/>
    <w:rsid w:val="00767B4D"/>
    <w:rsid w:val="00767BEA"/>
    <w:rsid w:val="00770109"/>
    <w:rsid w:val="0077054C"/>
    <w:rsid w:val="00772167"/>
    <w:rsid w:val="0077604F"/>
    <w:rsid w:val="00776593"/>
    <w:rsid w:val="00776F6A"/>
    <w:rsid w:val="007808DA"/>
    <w:rsid w:val="00783855"/>
    <w:rsid w:val="007863EE"/>
    <w:rsid w:val="00787235"/>
    <w:rsid w:val="007905F5"/>
    <w:rsid w:val="00791D58"/>
    <w:rsid w:val="00793146"/>
    <w:rsid w:val="00793FF7"/>
    <w:rsid w:val="007A1815"/>
    <w:rsid w:val="007A4B14"/>
    <w:rsid w:val="007A4B46"/>
    <w:rsid w:val="007A7C9B"/>
    <w:rsid w:val="007B07CC"/>
    <w:rsid w:val="007B14F6"/>
    <w:rsid w:val="007B1E8A"/>
    <w:rsid w:val="007B2299"/>
    <w:rsid w:val="007B2F27"/>
    <w:rsid w:val="007B3CC4"/>
    <w:rsid w:val="007B3D53"/>
    <w:rsid w:val="007B6863"/>
    <w:rsid w:val="007C05AA"/>
    <w:rsid w:val="007C2694"/>
    <w:rsid w:val="007C2A82"/>
    <w:rsid w:val="007C2CF3"/>
    <w:rsid w:val="007C32BF"/>
    <w:rsid w:val="007C4736"/>
    <w:rsid w:val="007C5B10"/>
    <w:rsid w:val="007C630B"/>
    <w:rsid w:val="007C63DE"/>
    <w:rsid w:val="007C6D67"/>
    <w:rsid w:val="007C7EDF"/>
    <w:rsid w:val="007D0D66"/>
    <w:rsid w:val="007D1A0C"/>
    <w:rsid w:val="007E0EA5"/>
    <w:rsid w:val="007E1C3B"/>
    <w:rsid w:val="007E2D7B"/>
    <w:rsid w:val="007E34CE"/>
    <w:rsid w:val="007E476B"/>
    <w:rsid w:val="007E4A88"/>
    <w:rsid w:val="007E4E37"/>
    <w:rsid w:val="007E69EB"/>
    <w:rsid w:val="007F1FAD"/>
    <w:rsid w:val="007F726A"/>
    <w:rsid w:val="00800CDB"/>
    <w:rsid w:val="00801096"/>
    <w:rsid w:val="00802046"/>
    <w:rsid w:val="00802A5F"/>
    <w:rsid w:val="00802CBC"/>
    <w:rsid w:val="00803884"/>
    <w:rsid w:val="00803FBE"/>
    <w:rsid w:val="00806812"/>
    <w:rsid w:val="00806A62"/>
    <w:rsid w:val="00806F9C"/>
    <w:rsid w:val="00811769"/>
    <w:rsid w:val="0081184B"/>
    <w:rsid w:val="00813E9A"/>
    <w:rsid w:val="0081569F"/>
    <w:rsid w:val="0081585B"/>
    <w:rsid w:val="00815F3B"/>
    <w:rsid w:val="00816CAD"/>
    <w:rsid w:val="008170A3"/>
    <w:rsid w:val="00817615"/>
    <w:rsid w:val="00820254"/>
    <w:rsid w:val="00821088"/>
    <w:rsid w:val="0082247E"/>
    <w:rsid w:val="00822C8A"/>
    <w:rsid w:val="00823A02"/>
    <w:rsid w:val="00824CA8"/>
    <w:rsid w:val="00826DC4"/>
    <w:rsid w:val="00827D6B"/>
    <w:rsid w:val="00827E40"/>
    <w:rsid w:val="00830D6C"/>
    <w:rsid w:val="00836CCF"/>
    <w:rsid w:val="00837535"/>
    <w:rsid w:val="00837880"/>
    <w:rsid w:val="00843791"/>
    <w:rsid w:val="008454DC"/>
    <w:rsid w:val="008518C9"/>
    <w:rsid w:val="008524C2"/>
    <w:rsid w:val="00852FA1"/>
    <w:rsid w:val="00854328"/>
    <w:rsid w:val="00854680"/>
    <w:rsid w:val="00854E93"/>
    <w:rsid w:val="00855B37"/>
    <w:rsid w:val="00856CEB"/>
    <w:rsid w:val="0085739A"/>
    <w:rsid w:val="00862069"/>
    <w:rsid w:val="008620DA"/>
    <w:rsid w:val="00862871"/>
    <w:rsid w:val="00865322"/>
    <w:rsid w:val="00865C72"/>
    <w:rsid w:val="008661F6"/>
    <w:rsid w:val="00867A3B"/>
    <w:rsid w:val="008700CC"/>
    <w:rsid w:val="00870E4F"/>
    <w:rsid w:val="00870E9C"/>
    <w:rsid w:val="00873235"/>
    <w:rsid w:val="008734D7"/>
    <w:rsid w:val="008756A4"/>
    <w:rsid w:val="008769AB"/>
    <w:rsid w:val="00880422"/>
    <w:rsid w:val="0088081D"/>
    <w:rsid w:val="00880CDA"/>
    <w:rsid w:val="0088106E"/>
    <w:rsid w:val="00882B85"/>
    <w:rsid w:val="00885F9A"/>
    <w:rsid w:val="008879A2"/>
    <w:rsid w:val="00890116"/>
    <w:rsid w:val="00890C58"/>
    <w:rsid w:val="00891EF3"/>
    <w:rsid w:val="00893061"/>
    <w:rsid w:val="00893518"/>
    <w:rsid w:val="0089432A"/>
    <w:rsid w:val="008949D8"/>
    <w:rsid w:val="0089549A"/>
    <w:rsid w:val="0089744C"/>
    <w:rsid w:val="00897904"/>
    <w:rsid w:val="008A17D5"/>
    <w:rsid w:val="008A2327"/>
    <w:rsid w:val="008A3B41"/>
    <w:rsid w:val="008A3B8E"/>
    <w:rsid w:val="008A401F"/>
    <w:rsid w:val="008A4307"/>
    <w:rsid w:val="008A5E30"/>
    <w:rsid w:val="008A6CBF"/>
    <w:rsid w:val="008B012D"/>
    <w:rsid w:val="008B1B95"/>
    <w:rsid w:val="008B23BC"/>
    <w:rsid w:val="008B306F"/>
    <w:rsid w:val="008B33AD"/>
    <w:rsid w:val="008B36CF"/>
    <w:rsid w:val="008B6270"/>
    <w:rsid w:val="008B7337"/>
    <w:rsid w:val="008C05C3"/>
    <w:rsid w:val="008C0877"/>
    <w:rsid w:val="008C1874"/>
    <w:rsid w:val="008C24C3"/>
    <w:rsid w:val="008C4D7A"/>
    <w:rsid w:val="008C6064"/>
    <w:rsid w:val="008C7B46"/>
    <w:rsid w:val="008D2326"/>
    <w:rsid w:val="008D2F11"/>
    <w:rsid w:val="008D30BF"/>
    <w:rsid w:val="008D3B27"/>
    <w:rsid w:val="008D3C1A"/>
    <w:rsid w:val="008D6A27"/>
    <w:rsid w:val="008D6CD5"/>
    <w:rsid w:val="008D7C22"/>
    <w:rsid w:val="008E005E"/>
    <w:rsid w:val="008E156B"/>
    <w:rsid w:val="008E176A"/>
    <w:rsid w:val="008E1DFE"/>
    <w:rsid w:val="008E1E99"/>
    <w:rsid w:val="008E20D2"/>
    <w:rsid w:val="008E4092"/>
    <w:rsid w:val="008E5C21"/>
    <w:rsid w:val="008E6E97"/>
    <w:rsid w:val="008E764A"/>
    <w:rsid w:val="008F1CA9"/>
    <w:rsid w:val="008F2885"/>
    <w:rsid w:val="008F2F15"/>
    <w:rsid w:val="008F3E46"/>
    <w:rsid w:val="00900A2E"/>
    <w:rsid w:val="00905BAE"/>
    <w:rsid w:val="009073A6"/>
    <w:rsid w:val="00910836"/>
    <w:rsid w:val="0091086B"/>
    <w:rsid w:val="00910950"/>
    <w:rsid w:val="00910A39"/>
    <w:rsid w:val="00910C88"/>
    <w:rsid w:val="0091321B"/>
    <w:rsid w:val="0091452E"/>
    <w:rsid w:val="00917A55"/>
    <w:rsid w:val="00917F71"/>
    <w:rsid w:val="0092001D"/>
    <w:rsid w:val="00921DDC"/>
    <w:rsid w:val="00922C40"/>
    <w:rsid w:val="00923058"/>
    <w:rsid w:val="0092316D"/>
    <w:rsid w:val="00924111"/>
    <w:rsid w:val="009260E6"/>
    <w:rsid w:val="0093328B"/>
    <w:rsid w:val="009335D6"/>
    <w:rsid w:val="00934C72"/>
    <w:rsid w:val="009351C4"/>
    <w:rsid w:val="00935AFE"/>
    <w:rsid w:val="00936C10"/>
    <w:rsid w:val="00937210"/>
    <w:rsid w:val="009379B7"/>
    <w:rsid w:val="0094066E"/>
    <w:rsid w:val="00945E1C"/>
    <w:rsid w:val="00947065"/>
    <w:rsid w:val="00951BFD"/>
    <w:rsid w:val="00956BDD"/>
    <w:rsid w:val="009570CB"/>
    <w:rsid w:val="00957592"/>
    <w:rsid w:val="00957692"/>
    <w:rsid w:val="00960CEC"/>
    <w:rsid w:val="009615D9"/>
    <w:rsid w:val="00961825"/>
    <w:rsid w:val="0096321B"/>
    <w:rsid w:val="00964489"/>
    <w:rsid w:val="009664BF"/>
    <w:rsid w:val="009670F3"/>
    <w:rsid w:val="00967B3F"/>
    <w:rsid w:val="00967D6A"/>
    <w:rsid w:val="00970CBC"/>
    <w:rsid w:val="00971D15"/>
    <w:rsid w:val="00973666"/>
    <w:rsid w:val="009753A0"/>
    <w:rsid w:val="00975FE2"/>
    <w:rsid w:val="00976721"/>
    <w:rsid w:val="00976A57"/>
    <w:rsid w:val="00977642"/>
    <w:rsid w:val="00980635"/>
    <w:rsid w:val="00980683"/>
    <w:rsid w:val="009815F0"/>
    <w:rsid w:val="00981A3C"/>
    <w:rsid w:val="00982E28"/>
    <w:rsid w:val="00985FFF"/>
    <w:rsid w:val="0098641C"/>
    <w:rsid w:val="00991CA1"/>
    <w:rsid w:val="00992229"/>
    <w:rsid w:val="009929F7"/>
    <w:rsid w:val="00992B9A"/>
    <w:rsid w:val="00993220"/>
    <w:rsid w:val="009945B3"/>
    <w:rsid w:val="00994979"/>
    <w:rsid w:val="00995CF6"/>
    <w:rsid w:val="009969E6"/>
    <w:rsid w:val="00996D94"/>
    <w:rsid w:val="009974C3"/>
    <w:rsid w:val="009A17DF"/>
    <w:rsid w:val="009A21DA"/>
    <w:rsid w:val="009A24FE"/>
    <w:rsid w:val="009A3495"/>
    <w:rsid w:val="009A38DC"/>
    <w:rsid w:val="009A5D14"/>
    <w:rsid w:val="009B1BB8"/>
    <w:rsid w:val="009B24FE"/>
    <w:rsid w:val="009B2BDA"/>
    <w:rsid w:val="009C108E"/>
    <w:rsid w:val="009C1784"/>
    <w:rsid w:val="009C2510"/>
    <w:rsid w:val="009C3A5E"/>
    <w:rsid w:val="009C7D2B"/>
    <w:rsid w:val="009D098C"/>
    <w:rsid w:val="009D0FA9"/>
    <w:rsid w:val="009D2756"/>
    <w:rsid w:val="009D3176"/>
    <w:rsid w:val="009D3623"/>
    <w:rsid w:val="009D497F"/>
    <w:rsid w:val="009E0F9F"/>
    <w:rsid w:val="009E2DAA"/>
    <w:rsid w:val="009E440C"/>
    <w:rsid w:val="009E5F35"/>
    <w:rsid w:val="009F01D4"/>
    <w:rsid w:val="009F5ACF"/>
    <w:rsid w:val="009F5B15"/>
    <w:rsid w:val="009F5D30"/>
    <w:rsid w:val="00A030E2"/>
    <w:rsid w:val="00A031DF"/>
    <w:rsid w:val="00A03501"/>
    <w:rsid w:val="00A07F65"/>
    <w:rsid w:val="00A07F6E"/>
    <w:rsid w:val="00A11EB6"/>
    <w:rsid w:val="00A14720"/>
    <w:rsid w:val="00A1484E"/>
    <w:rsid w:val="00A15367"/>
    <w:rsid w:val="00A155AA"/>
    <w:rsid w:val="00A1588C"/>
    <w:rsid w:val="00A15AAF"/>
    <w:rsid w:val="00A16203"/>
    <w:rsid w:val="00A21733"/>
    <w:rsid w:val="00A22894"/>
    <w:rsid w:val="00A229D5"/>
    <w:rsid w:val="00A23A88"/>
    <w:rsid w:val="00A23BFC"/>
    <w:rsid w:val="00A27CF0"/>
    <w:rsid w:val="00A30026"/>
    <w:rsid w:val="00A366A2"/>
    <w:rsid w:val="00A37D90"/>
    <w:rsid w:val="00A4056B"/>
    <w:rsid w:val="00A40A23"/>
    <w:rsid w:val="00A40EE8"/>
    <w:rsid w:val="00A41CD5"/>
    <w:rsid w:val="00A42A01"/>
    <w:rsid w:val="00A4548A"/>
    <w:rsid w:val="00A459CC"/>
    <w:rsid w:val="00A465CF"/>
    <w:rsid w:val="00A46D28"/>
    <w:rsid w:val="00A46F9D"/>
    <w:rsid w:val="00A46FB7"/>
    <w:rsid w:val="00A47C86"/>
    <w:rsid w:val="00A47F5C"/>
    <w:rsid w:val="00A53C44"/>
    <w:rsid w:val="00A53F81"/>
    <w:rsid w:val="00A55302"/>
    <w:rsid w:val="00A568A0"/>
    <w:rsid w:val="00A56910"/>
    <w:rsid w:val="00A57283"/>
    <w:rsid w:val="00A57F8A"/>
    <w:rsid w:val="00A626E0"/>
    <w:rsid w:val="00A628A3"/>
    <w:rsid w:val="00A62EDD"/>
    <w:rsid w:val="00A644A3"/>
    <w:rsid w:val="00A6520E"/>
    <w:rsid w:val="00A70B80"/>
    <w:rsid w:val="00A71CC9"/>
    <w:rsid w:val="00A74951"/>
    <w:rsid w:val="00A74FBF"/>
    <w:rsid w:val="00A761ED"/>
    <w:rsid w:val="00A80010"/>
    <w:rsid w:val="00A814DC"/>
    <w:rsid w:val="00A84B9A"/>
    <w:rsid w:val="00A85F7F"/>
    <w:rsid w:val="00A93E1D"/>
    <w:rsid w:val="00A954FF"/>
    <w:rsid w:val="00A95DCC"/>
    <w:rsid w:val="00A96B7F"/>
    <w:rsid w:val="00A97AB4"/>
    <w:rsid w:val="00AA1885"/>
    <w:rsid w:val="00AA2C0B"/>
    <w:rsid w:val="00AA2C9E"/>
    <w:rsid w:val="00AA3652"/>
    <w:rsid w:val="00AA515C"/>
    <w:rsid w:val="00AA599A"/>
    <w:rsid w:val="00AA5A1A"/>
    <w:rsid w:val="00AA5C06"/>
    <w:rsid w:val="00AA6EBE"/>
    <w:rsid w:val="00AA7377"/>
    <w:rsid w:val="00AB27E4"/>
    <w:rsid w:val="00AB37D5"/>
    <w:rsid w:val="00AC21D5"/>
    <w:rsid w:val="00AC2830"/>
    <w:rsid w:val="00AC2C77"/>
    <w:rsid w:val="00AC347D"/>
    <w:rsid w:val="00AC351E"/>
    <w:rsid w:val="00AC4F72"/>
    <w:rsid w:val="00AC5CA8"/>
    <w:rsid w:val="00AC7013"/>
    <w:rsid w:val="00AD0BF0"/>
    <w:rsid w:val="00AD39AA"/>
    <w:rsid w:val="00AE0986"/>
    <w:rsid w:val="00AE0ED8"/>
    <w:rsid w:val="00AE10E8"/>
    <w:rsid w:val="00AE249F"/>
    <w:rsid w:val="00AF02FB"/>
    <w:rsid w:val="00AF108D"/>
    <w:rsid w:val="00AF4B45"/>
    <w:rsid w:val="00AF4C34"/>
    <w:rsid w:val="00AF51FA"/>
    <w:rsid w:val="00AF5A8D"/>
    <w:rsid w:val="00AF7E9D"/>
    <w:rsid w:val="00B00872"/>
    <w:rsid w:val="00B00A65"/>
    <w:rsid w:val="00B03DC9"/>
    <w:rsid w:val="00B04050"/>
    <w:rsid w:val="00B04302"/>
    <w:rsid w:val="00B04474"/>
    <w:rsid w:val="00B05B58"/>
    <w:rsid w:val="00B10199"/>
    <w:rsid w:val="00B1082D"/>
    <w:rsid w:val="00B11DEC"/>
    <w:rsid w:val="00B15FD6"/>
    <w:rsid w:val="00B160C3"/>
    <w:rsid w:val="00B204A0"/>
    <w:rsid w:val="00B20F0D"/>
    <w:rsid w:val="00B2163C"/>
    <w:rsid w:val="00B21F62"/>
    <w:rsid w:val="00B220B9"/>
    <w:rsid w:val="00B24799"/>
    <w:rsid w:val="00B248CE"/>
    <w:rsid w:val="00B250BF"/>
    <w:rsid w:val="00B2566F"/>
    <w:rsid w:val="00B26279"/>
    <w:rsid w:val="00B27DE8"/>
    <w:rsid w:val="00B31843"/>
    <w:rsid w:val="00B32EB8"/>
    <w:rsid w:val="00B3406C"/>
    <w:rsid w:val="00B34CFA"/>
    <w:rsid w:val="00B40672"/>
    <w:rsid w:val="00B40A2C"/>
    <w:rsid w:val="00B41142"/>
    <w:rsid w:val="00B42DA2"/>
    <w:rsid w:val="00B436EF"/>
    <w:rsid w:val="00B4477D"/>
    <w:rsid w:val="00B44AF5"/>
    <w:rsid w:val="00B457BD"/>
    <w:rsid w:val="00B46F67"/>
    <w:rsid w:val="00B5094E"/>
    <w:rsid w:val="00B51B2F"/>
    <w:rsid w:val="00B51DF5"/>
    <w:rsid w:val="00B53F28"/>
    <w:rsid w:val="00B55A7E"/>
    <w:rsid w:val="00B55DF1"/>
    <w:rsid w:val="00B613D3"/>
    <w:rsid w:val="00B62312"/>
    <w:rsid w:val="00B62D07"/>
    <w:rsid w:val="00B630D0"/>
    <w:rsid w:val="00B641AB"/>
    <w:rsid w:val="00B65C3E"/>
    <w:rsid w:val="00B66536"/>
    <w:rsid w:val="00B66665"/>
    <w:rsid w:val="00B67C64"/>
    <w:rsid w:val="00B71851"/>
    <w:rsid w:val="00B729B4"/>
    <w:rsid w:val="00B72C6D"/>
    <w:rsid w:val="00B73D2E"/>
    <w:rsid w:val="00B746C1"/>
    <w:rsid w:val="00B76155"/>
    <w:rsid w:val="00B77275"/>
    <w:rsid w:val="00B7795B"/>
    <w:rsid w:val="00B77A44"/>
    <w:rsid w:val="00B811E5"/>
    <w:rsid w:val="00B8176D"/>
    <w:rsid w:val="00B8321A"/>
    <w:rsid w:val="00B83BB3"/>
    <w:rsid w:val="00B85E6B"/>
    <w:rsid w:val="00B90E47"/>
    <w:rsid w:val="00B922F5"/>
    <w:rsid w:val="00B930E6"/>
    <w:rsid w:val="00B9413E"/>
    <w:rsid w:val="00B948E8"/>
    <w:rsid w:val="00B94E1F"/>
    <w:rsid w:val="00B951DA"/>
    <w:rsid w:val="00B9525A"/>
    <w:rsid w:val="00B96A68"/>
    <w:rsid w:val="00B97322"/>
    <w:rsid w:val="00B9771D"/>
    <w:rsid w:val="00BA2252"/>
    <w:rsid w:val="00BA4183"/>
    <w:rsid w:val="00BA48EC"/>
    <w:rsid w:val="00BA6273"/>
    <w:rsid w:val="00BA6E08"/>
    <w:rsid w:val="00BB2BE4"/>
    <w:rsid w:val="00BB2FBC"/>
    <w:rsid w:val="00BB30DF"/>
    <w:rsid w:val="00BB4A71"/>
    <w:rsid w:val="00BB6308"/>
    <w:rsid w:val="00BB6486"/>
    <w:rsid w:val="00BB65D7"/>
    <w:rsid w:val="00BC0F80"/>
    <w:rsid w:val="00BC1DAE"/>
    <w:rsid w:val="00BC5923"/>
    <w:rsid w:val="00BC64B6"/>
    <w:rsid w:val="00BC653B"/>
    <w:rsid w:val="00BC7294"/>
    <w:rsid w:val="00BD285B"/>
    <w:rsid w:val="00BD2CBE"/>
    <w:rsid w:val="00BD3604"/>
    <w:rsid w:val="00BD408C"/>
    <w:rsid w:val="00BD538B"/>
    <w:rsid w:val="00BD72B0"/>
    <w:rsid w:val="00BE0143"/>
    <w:rsid w:val="00BE37A8"/>
    <w:rsid w:val="00BE540F"/>
    <w:rsid w:val="00BE638A"/>
    <w:rsid w:val="00BE733F"/>
    <w:rsid w:val="00BE7467"/>
    <w:rsid w:val="00BF218F"/>
    <w:rsid w:val="00BF352A"/>
    <w:rsid w:val="00BF4AA7"/>
    <w:rsid w:val="00BF5775"/>
    <w:rsid w:val="00BF5A1C"/>
    <w:rsid w:val="00BF7455"/>
    <w:rsid w:val="00C03821"/>
    <w:rsid w:val="00C04676"/>
    <w:rsid w:val="00C067D0"/>
    <w:rsid w:val="00C100E7"/>
    <w:rsid w:val="00C10CB6"/>
    <w:rsid w:val="00C15E98"/>
    <w:rsid w:val="00C17AC5"/>
    <w:rsid w:val="00C207A6"/>
    <w:rsid w:val="00C21FAF"/>
    <w:rsid w:val="00C2354D"/>
    <w:rsid w:val="00C23B85"/>
    <w:rsid w:val="00C24DD2"/>
    <w:rsid w:val="00C24E4B"/>
    <w:rsid w:val="00C25A57"/>
    <w:rsid w:val="00C26361"/>
    <w:rsid w:val="00C275DF"/>
    <w:rsid w:val="00C30F07"/>
    <w:rsid w:val="00C327EF"/>
    <w:rsid w:val="00C3363C"/>
    <w:rsid w:val="00C34CCE"/>
    <w:rsid w:val="00C34E0F"/>
    <w:rsid w:val="00C351A2"/>
    <w:rsid w:val="00C3529C"/>
    <w:rsid w:val="00C35A21"/>
    <w:rsid w:val="00C43E72"/>
    <w:rsid w:val="00C44495"/>
    <w:rsid w:val="00C44A44"/>
    <w:rsid w:val="00C44DD9"/>
    <w:rsid w:val="00C44E7F"/>
    <w:rsid w:val="00C4582B"/>
    <w:rsid w:val="00C4631D"/>
    <w:rsid w:val="00C5424E"/>
    <w:rsid w:val="00C56873"/>
    <w:rsid w:val="00C57D29"/>
    <w:rsid w:val="00C6050D"/>
    <w:rsid w:val="00C6512E"/>
    <w:rsid w:val="00C65CA6"/>
    <w:rsid w:val="00C702B6"/>
    <w:rsid w:val="00C7101E"/>
    <w:rsid w:val="00C711A8"/>
    <w:rsid w:val="00C71FC9"/>
    <w:rsid w:val="00C72327"/>
    <w:rsid w:val="00C7251D"/>
    <w:rsid w:val="00C72930"/>
    <w:rsid w:val="00C72EB3"/>
    <w:rsid w:val="00C7489E"/>
    <w:rsid w:val="00C74952"/>
    <w:rsid w:val="00C7635F"/>
    <w:rsid w:val="00C82244"/>
    <w:rsid w:val="00C861A1"/>
    <w:rsid w:val="00C8745B"/>
    <w:rsid w:val="00C874C5"/>
    <w:rsid w:val="00C92B36"/>
    <w:rsid w:val="00C936E1"/>
    <w:rsid w:val="00C9376B"/>
    <w:rsid w:val="00C93C20"/>
    <w:rsid w:val="00C94900"/>
    <w:rsid w:val="00C94E33"/>
    <w:rsid w:val="00C95070"/>
    <w:rsid w:val="00C96C28"/>
    <w:rsid w:val="00C9753F"/>
    <w:rsid w:val="00CA1909"/>
    <w:rsid w:val="00CA41DF"/>
    <w:rsid w:val="00CA458C"/>
    <w:rsid w:val="00CA45D5"/>
    <w:rsid w:val="00CA499C"/>
    <w:rsid w:val="00CA4A44"/>
    <w:rsid w:val="00CA4BEB"/>
    <w:rsid w:val="00CA6332"/>
    <w:rsid w:val="00CA7EBC"/>
    <w:rsid w:val="00CB0AE6"/>
    <w:rsid w:val="00CB3E95"/>
    <w:rsid w:val="00CB4648"/>
    <w:rsid w:val="00CB4B82"/>
    <w:rsid w:val="00CB6024"/>
    <w:rsid w:val="00CB6E6C"/>
    <w:rsid w:val="00CB74B8"/>
    <w:rsid w:val="00CC00F3"/>
    <w:rsid w:val="00CC14D5"/>
    <w:rsid w:val="00CC35D8"/>
    <w:rsid w:val="00CC4695"/>
    <w:rsid w:val="00CC4D67"/>
    <w:rsid w:val="00CC4E62"/>
    <w:rsid w:val="00CC5B6C"/>
    <w:rsid w:val="00CD090A"/>
    <w:rsid w:val="00CD163D"/>
    <w:rsid w:val="00CD1F5F"/>
    <w:rsid w:val="00CD2595"/>
    <w:rsid w:val="00CD4695"/>
    <w:rsid w:val="00CD46B9"/>
    <w:rsid w:val="00CD58ED"/>
    <w:rsid w:val="00CD5CF9"/>
    <w:rsid w:val="00CE0327"/>
    <w:rsid w:val="00CE081E"/>
    <w:rsid w:val="00CE0ADD"/>
    <w:rsid w:val="00CE0F37"/>
    <w:rsid w:val="00CE255F"/>
    <w:rsid w:val="00CE3ED2"/>
    <w:rsid w:val="00CE4620"/>
    <w:rsid w:val="00CE4701"/>
    <w:rsid w:val="00CE5628"/>
    <w:rsid w:val="00CE77B4"/>
    <w:rsid w:val="00CE7A22"/>
    <w:rsid w:val="00CF02AE"/>
    <w:rsid w:val="00CF13C6"/>
    <w:rsid w:val="00CF1D61"/>
    <w:rsid w:val="00CF1EE1"/>
    <w:rsid w:val="00CF1F6B"/>
    <w:rsid w:val="00CF23BF"/>
    <w:rsid w:val="00CF2F93"/>
    <w:rsid w:val="00CF312E"/>
    <w:rsid w:val="00CF3BD8"/>
    <w:rsid w:val="00CF4F73"/>
    <w:rsid w:val="00CF529A"/>
    <w:rsid w:val="00CF6A17"/>
    <w:rsid w:val="00CF7411"/>
    <w:rsid w:val="00D002AC"/>
    <w:rsid w:val="00D01833"/>
    <w:rsid w:val="00D0221D"/>
    <w:rsid w:val="00D0223E"/>
    <w:rsid w:val="00D02D9C"/>
    <w:rsid w:val="00D049CF"/>
    <w:rsid w:val="00D059FB"/>
    <w:rsid w:val="00D05E87"/>
    <w:rsid w:val="00D06B4C"/>
    <w:rsid w:val="00D105EC"/>
    <w:rsid w:val="00D10D83"/>
    <w:rsid w:val="00D112AB"/>
    <w:rsid w:val="00D11857"/>
    <w:rsid w:val="00D11A7F"/>
    <w:rsid w:val="00D12892"/>
    <w:rsid w:val="00D1289A"/>
    <w:rsid w:val="00D13B58"/>
    <w:rsid w:val="00D1420C"/>
    <w:rsid w:val="00D16675"/>
    <w:rsid w:val="00D16D7A"/>
    <w:rsid w:val="00D204CA"/>
    <w:rsid w:val="00D21704"/>
    <w:rsid w:val="00D23153"/>
    <w:rsid w:val="00D247E6"/>
    <w:rsid w:val="00D30A82"/>
    <w:rsid w:val="00D317F3"/>
    <w:rsid w:val="00D326AC"/>
    <w:rsid w:val="00D32836"/>
    <w:rsid w:val="00D330DC"/>
    <w:rsid w:val="00D331E1"/>
    <w:rsid w:val="00D3489F"/>
    <w:rsid w:val="00D43979"/>
    <w:rsid w:val="00D453B4"/>
    <w:rsid w:val="00D47245"/>
    <w:rsid w:val="00D502D7"/>
    <w:rsid w:val="00D515E4"/>
    <w:rsid w:val="00D51B0B"/>
    <w:rsid w:val="00D526FC"/>
    <w:rsid w:val="00D52E5D"/>
    <w:rsid w:val="00D55014"/>
    <w:rsid w:val="00D569C3"/>
    <w:rsid w:val="00D56A14"/>
    <w:rsid w:val="00D56E42"/>
    <w:rsid w:val="00D60B2D"/>
    <w:rsid w:val="00D61C8C"/>
    <w:rsid w:val="00D654E5"/>
    <w:rsid w:val="00D677A4"/>
    <w:rsid w:val="00D701D5"/>
    <w:rsid w:val="00D7340D"/>
    <w:rsid w:val="00D737EF"/>
    <w:rsid w:val="00D7461F"/>
    <w:rsid w:val="00D75BB2"/>
    <w:rsid w:val="00D76ACA"/>
    <w:rsid w:val="00D7762F"/>
    <w:rsid w:val="00D77BD0"/>
    <w:rsid w:val="00D81180"/>
    <w:rsid w:val="00D812CE"/>
    <w:rsid w:val="00D8355F"/>
    <w:rsid w:val="00D8428E"/>
    <w:rsid w:val="00D859EE"/>
    <w:rsid w:val="00D872D1"/>
    <w:rsid w:val="00D87EDD"/>
    <w:rsid w:val="00D9105C"/>
    <w:rsid w:val="00D9272A"/>
    <w:rsid w:val="00D95790"/>
    <w:rsid w:val="00D95D8B"/>
    <w:rsid w:val="00D96442"/>
    <w:rsid w:val="00D96E1E"/>
    <w:rsid w:val="00DA147F"/>
    <w:rsid w:val="00DA2813"/>
    <w:rsid w:val="00DA39F1"/>
    <w:rsid w:val="00DA426F"/>
    <w:rsid w:val="00DA6CBC"/>
    <w:rsid w:val="00DA75E8"/>
    <w:rsid w:val="00DB02C4"/>
    <w:rsid w:val="00DB0D5C"/>
    <w:rsid w:val="00DB142F"/>
    <w:rsid w:val="00DB24D2"/>
    <w:rsid w:val="00DB3A3F"/>
    <w:rsid w:val="00DB5842"/>
    <w:rsid w:val="00DB62EA"/>
    <w:rsid w:val="00DB7D44"/>
    <w:rsid w:val="00DC0164"/>
    <w:rsid w:val="00DC0318"/>
    <w:rsid w:val="00DC1885"/>
    <w:rsid w:val="00DC2444"/>
    <w:rsid w:val="00DC315A"/>
    <w:rsid w:val="00DC318B"/>
    <w:rsid w:val="00DC3675"/>
    <w:rsid w:val="00DD03EC"/>
    <w:rsid w:val="00DD4963"/>
    <w:rsid w:val="00DD4AF2"/>
    <w:rsid w:val="00DD4C3C"/>
    <w:rsid w:val="00DD63FB"/>
    <w:rsid w:val="00DD6540"/>
    <w:rsid w:val="00DD75B3"/>
    <w:rsid w:val="00DD7F2C"/>
    <w:rsid w:val="00DE065A"/>
    <w:rsid w:val="00DE1EDE"/>
    <w:rsid w:val="00DE2877"/>
    <w:rsid w:val="00DE2FF2"/>
    <w:rsid w:val="00DE3C46"/>
    <w:rsid w:val="00DE683F"/>
    <w:rsid w:val="00DE6CF8"/>
    <w:rsid w:val="00DF0927"/>
    <w:rsid w:val="00DF2B9D"/>
    <w:rsid w:val="00DF3262"/>
    <w:rsid w:val="00DF3999"/>
    <w:rsid w:val="00DF5DA3"/>
    <w:rsid w:val="00DF6EE4"/>
    <w:rsid w:val="00DF71B0"/>
    <w:rsid w:val="00E008B0"/>
    <w:rsid w:val="00E02037"/>
    <w:rsid w:val="00E03A57"/>
    <w:rsid w:val="00E05142"/>
    <w:rsid w:val="00E05C0A"/>
    <w:rsid w:val="00E0607D"/>
    <w:rsid w:val="00E0794F"/>
    <w:rsid w:val="00E131BB"/>
    <w:rsid w:val="00E13709"/>
    <w:rsid w:val="00E14430"/>
    <w:rsid w:val="00E160CF"/>
    <w:rsid w:val="00E213EF"/>
    <w:rsid w:val="00E23D4C"/>
    <w:rsid w:val="00E24D96"/>
    <w:rsid w:val="00E2547D"/>
    <w:rsid w:val="00E25737"/>
    <w:rsid w:val="00E26122"/>
    <w:rsid w:val="00E268FD"/>
    <w:rsid w:val="00E2698A"/>
    <w:rsid w:val="00E33268"/>
    <w:rsid w:val="00E351BD"/>
    <w:rsid w:val="00E35F66"/>
    <w:rsid w:val="00E360CF"/>
    <w:rsid w:val="00E36B80"/>
    <w:rsid w:val="00E37C5E"/>
    <w:rsid w:val="00E41FBB"/>
    <w:rsid w:val="00E447EF"/>
    <w:rsid w:val="00E45F19"/>
    <w:rsid w:val="00E46ECD"/>
    <w:rsid w:val="00E5046D"/>
    <w:rsid w:val="00E50C31"/>
    <w:rsid w:val="00E53F54"/>
    <w:rsid w:val="00E548DD"/>
    <w:rsid w:val="00E62C12"/>
    <w:rsid w:val="00E64B4D"/>
    <w:rsid w:val="00E65BF5"/>
    <w:rsid w:val="00E660DD"/>
    <w:rsid w:val="00E6759D"/>
    <w:rsid w:val="00E706DF"/>
    <w:rsid w:val="00E71463"/>
    <w:rsid w:val="00E7149D"/>
    <w:rsid w:val="00E71943"/>
    <w:rsid w:val="00E734FE"/>
    <w:rsid w:val="00E74193"/>
    <w:rsid w:val="00E74558"/>
    <w:rsid w:val="00E745AF"/>
    <w:rsid w:val="00E74C81"/>
    <w:rsid w:val="00E75106"/>
    <w:rsid w:val="00E75B1F"/>
    <w:rsid w:val="00E7770E"/>
    <w:rsid w:val="00E80A81"/>
    <w:rsid w:val="00E83695"/>
    <w:rsid w:val="00E850C0"/>
    <w:rsid w:val="00E87B47"/>
    <w:rsid w:val="00E933D3"/>
    <w:rsid w:val="00E9376E"/>
    <w:rsid w:val="00E937EF"/>
    <w:rsid w:val="00E93CD1"/>
    <w:rsid w:val="00E95138"/>
    <w:rsid w:val="00E952A0"/>
    <w:rsid w:val="00E96A62"/>
    <w:rsid w:val="00E97048"/>
    <w:rsid w:val="00E972C5"/>
    <w:rsid w:val="00EA064C"/>
    <w:rsid w:val="00EA4696"/>
    <w:rsid w:val="00EA49B5"/>
    <w:rsid w:val="00EA4B49"/>
    <w:rsid w:val="00EA712B"/>
    <w:rsid w:val="00EA7709"/>
    <w:rsid w:val="00EB2B89"/>
    <w:rsid w:val="00EB4B48"/>
    <w:rsid w:val="00EB51BD"/>
    <w:rsid w:val="00EB62D3"/>
    <w:rsid w:val="00EB6ABD"/>
    <w:rsid w:val="00EB6C86"/>
    <w:rsid w:val="00EB7264"/>
    <w:rsid w:val="00EC062F"/>
    <w:rsid w:val="00EC12AF"/>
    <w:rsid w:val="00EC1E11"/>
    <w:rsid w:val="00EC269B"/>
    <w:rsid w:val="00EC28F8"/>
    <w:rsid w:val="00EC2AC4"/>
    <w:rsid w:val="00EC4C11"/>
    <w:rsid w:val="00EC5698"/>
    <w:rsid w:val="00EC5777"/>
    <w:rsid w:val="00EC7033"/>
    <w:rsid w:val="00ED2FAB"/>
    <w:rsid w:val="00ED55DB"/>
    <w:rsid w:val="00ED5764"/>
    <w:rsid w:val="00ED634E"/>
    <w:rsid w:val="00EE0AF1"/>
    <w:rsid w:val="00EE0CA0"/>
    <w:rsid w:val="00EE20DC"/>
    <w:rsid w:val="00EE3E73"/>
    <w:rsid w:val="00EE4AC4"/>
    <w:rsid w:val="00EE5DAC"/>
    <w:rsid w:val="00EE62AB"/>
    <w:rsid w:val="00EE7F26"/>
    <w:rsid w:val="00EF0B68"/>
    <w:rsid w:val="00EF0FDC"/>
    <w:rsid w:val="00EF1324"/>
    <w:rsid w:val="00EF23EF"/>
    <w:rsid w:val="00EF37CF"/>
    <w:rsid w:val="00EF485E"/>
    <w:rsid w:val="00EF5722"/>
    <w:rsid w:val="00EF5869"/>
    <w:rsid w:val="00EF68FA"/>
    <w:rsid w:val="00EF6C55"/>
    <w:rsid w:val="00EF6CB7"/>
    <w:rsid w:val="00EF6D69"/>
    <w:rsid w:val="00EF7497"/>
    <w:rsid w:val="00F00BAF"/>
    <w:rsid w:val="00F04552"/>
    <w:rsid w:val="00F04D5C"/>
    <w:rsid w:val="00F06783"/>
    <w:rsid w:val="00F07437"/>
    <w:rsid w:val="00F105C1"/>
    <w:rsid w:val="00F1226A"/>
    <w:rsid w:val="00F12EF8"/>
    <w:rsid w:val="00F13030"/>
    <w:rsid w:val="00F13D6F"/>
    <w:rsid w:val="00F1407C"/>
    <w:rsid w:val="00F15DFF"/>
    <w:rsid w:val="00F16D11"/>
    <w:rsid w:val="00F17A49"/>
    <w:rsid w:val="00F20995"/>
    <w:rsid w:val="00F219FC"/>
    <w:rsid w:val="00F2275B"/>
    <w:rsid w:val="00F22850"/>
    <w:rsid w:val="00F2342E"/>
    <w:rsid w:val="00F23ACC"/>
    <w:rsid w:val="00F24787"/>
    <w:rsid w:val="00F268DF"/>
    <w:rsid w:val="00F27C4B"/>
    <w:rsid w:val="00F30EE7"/>
    <w:rsid w:val="00F31408"/>
    <w:rsid w:val="00F314D3"/>
    <w:rsid w:val="00F3213A"/>
    <w:rsid w:val="00F33067"/>
    <w:rsid w:val="00F34230"/>
    <w:rsid w:val="00F3590F"/>
    <w:rsid w:val="00F35B14"/>
    <w:rsid w:val="00F40242"/>
    <w:rsid w:val="00F45544"/>
    <w:rsid w:val="00F47F90"/>
    <w:rsid w:val="00F50B59"/>
    <w:rsid w:val="00F5203F"/>
    <w:rsid w:val="00F52B94"/>
    <w:rsid w:val="00F54D21"/>
    <w:rsid w:val="00F560F9"/>
    <w:rsid w:val="00F56D91"/>
    <w:rsid w:val="00F600F9"/>
    <w:rsid w:val="00F60763"/>
    <w:rsid w:val="00F61750"/>
    <w:rsid w:val="00F61CD0"/>
    <w:rsid w:val="00F62314"/>
    <w:rsid w:val="00F62F73"/>
    <w:rsid w:val="00F6440F"/>
    <w:rsid w:val="00F647AB"/>
    <w:rsid w:val="00F64A87"/>
    <w:rsid w:val="00F64BA9"/>
    <w:rsid w:val="00F708D7"/>
    <w:rsid w:val="00F7399B"/>
    <w:rsid w:val="00F776D2"/>
    <w:rsid w:val="00F802D9"/>
    <w:rsid w:val="00F80E62"/>
    <w:rsid w:val="00F81304"/>
    <w:rsid w:val="00F81702"/>
    <w:rsid w:val="00F82302"/>
    <w:rsid w:val="00F827F5"/>
    <w:rsid w:val="00F8651B"/>
    <w:rsid w:val="00F90F03"/>
    <w:rsid w:val="00F932FB"/>
    <w:rsid w:val="00F939C3"/>
    <w:rsid w:val="00F93FC4"/>
    <w:rsid w:val="00F94C4A"/>
    <w:rsid w:val="00F9624A"/>
    <w:rsid w:val="00F96B10"/>
    <w:rsid w:val="00F97309"/>
    <w:rsid w:val="00FA01BB"/>
    <w:rsid w:val="00FA17EF"/>
    <w:rsid w:val="00FA4D50"/>
    <w:rsid w:val="00FA5464"/>
    <w:rsid w:val="00FA65A6"/>
    <w:rsid w:val="00FA66F2"/>
    <w:rsid w:val="00FB060C"/>
    <w:rsid w:val="00FB0F33"/>
    <w:rsid w:val="00FB11A1"/>
    <w:rsid w:val="00FB1645"/>
    <w:rsid w:val="00FB2F20"/>
    <w:rsid w:val="00FB4CCE"/>
    <w:rsid w:val="00FC07B1"/>
    <w:rsid w:val="00FC58A7"/>
    <w:rsid w:val="00FC6F0B"/>
    <w:rsid w:val="00FC73BC"/>
    <w:rsid w:val="00FD0649"/>
    <w:rsid w:val="00FD0E55"/>
    <w:rsid w:val="00FD3C63"/>
    <w:rsid w:val="00FD3EA6"/>
    <w:rsid w:val="00FD49CA"/>
    <w:rsid w:val="00FD6B3A"/>
    <w:rsid w:val="00FE0B5A"/>
    <w:rsid w:val="00FE0D4C"/>
    <w:rsid w:val="00FE0DF5"/>
    <w:rsid w:val="00FE2CFC"/>
    <w:rsid w:val="00FE3333"/>
    <w:rsid w:val="00FE4DCA"/>
    <w:rsid w:val="00FE60E8"/>
    <w:rsid w:val="00FE6CDF"/>
    <w:rsid w:val="00FE7EA4"/>
    <w:rsid w:val="00FF00F9"/>
    <w:rsid w:val="00FF165F"/>
    <w:rsid w:val="00FF1DC3"/>
    <w:rsid w:val="00FF21F9"/>
    <w:rsid w:val="00FF2FE2"/>
    <w:rsid w:val="00FF38A6"/>
    <w:rsid w:val="00FF3D4C"/>
    <w:rsid w:val="00FF7920"/>
    <w:rsid w:val="00FF79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E2E3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link w:val="Popis"/>
    <w:qFormat/>
    <w:rsid w:val="0053127D"/>
    <w:pPr>
      <w:spacing w:before="60" w:line="360" w:lineRule="auto"/>
      <w:ind w:firstLine="51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Normlny"/>
    <w:next w:val="Normlny"/>
    <w:link w:val="Nadpis1Char"/>
    <w:uiPriority w:val="9"/>
    <w:qFormat/>
    <w:rsid w:val="0053127D"/>
    <w:pPr>
      <w:keepNext/>
      <w:numPr>
        <w:numId w:val="19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Nadpis2">
    <w:name w:val="heading 2"/>
    <w:basedOn w:val="NormalSpeciu4"/>
    <w:next w:val="NormalSpeciu4"/>
    <w:qFormat/>
    <w:rsid w:val="0053127D"/>
    <w:pPr>
      <w:keepNext/>
      <w:spacing w:before="240" w:after="60"/>
      <w:outlineLvl w:val="1"/>
    </w:pPr>
    <w:rPr>
      <w:rFonts w:cs="Arial"/>
      <w:bCs/>
      <w:iCs/>
      <w:szCs w:val="28"/>
    </w:rPr>
  </w:style>
  <w:style w:type="paragraph" w:styleId="Nadpis3">
    <w:name w:val="heading 3"/>
    <w:basedOn w:val="Normlny"/>
    <w:next w:val="Normlny"/>
    <w:qFormat/>
    <w:rsid w:val="00B53F28"/>
    <w:pPr>
      <w:keepNext/>
      <w:numPr>
        <w:ilvl w:val="2"/>
        <w:numId w:val="19"/>
      </w:numPr>
      <w:spacing w:before="240" w:after="60"/>
      <w:ind w:left="72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y"/>
    <w:next w:val="Normlny"/>
    <w:autoRedefine/>
    <w:qFormat/>
    <w:rsid w:val="0053127D"/>
    <w:pPr>
      <w:keepNext/>
      <w:numPr>
        <w:ilvl w:val="3"/>
        <w:numId w:val="18"/>
      </w:numPr>
      <w:spacing w:before="240" w:after="60"/>
      <w:outlineLvl w:val="3"/>
    </w:pPr>
    <w:rPr>
      <w:rFonts w:ascii="Arial" w:hAnsi="Arial" w:cs="Arial"/>
      <w:szCs w:val="28"/>
    </w:rPr>
  </w:style>
  <w:style w:type="paragraph" w:styleId="Nadpis5">
    <w:name w:val="heading 5"/>
    <w:basedOn w:val="Normlny"/>
    <w:next w:val="Normlny"/>
    <w:qFormat/>
    <w:rsid w:val="0053127D"/>
    <w:pPr>
      <w:numPr>
        <w:ilvl w:val="4"/>
        <w:numId w:val="1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53127D"/>
    <w:pPr>
      <w:numPr>
        <w:ilvl w:val="5"/>
        <w:numId w:val="18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53127D"/>
    <w:pPr>
      <w:numPr>
        <w:ilvl w:val="6"/>
        <w:numId w:val="19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53127D"/>
    <w:pPr>
      <w:numPr>
        <w:ilvl w:val="7"/>
        <w:numId w:val="19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53127D"/>
    <w:pPr>
      <w:numPr>
        <w:ilvl w:val="8"/>
        <w:numId w:val="1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53127D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uiPriority w:val="99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qFormat/>
    <w:rsid w:val="009A38DC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qFormat/>
    <w:rsid w:val="00991CA1"/>
    <w:pPr>
      <w:tabs>
        <w:tab w:val="left" w:pos="680"/>
        <w:tab w:val="left" w:pos="765"/>
      </w:tabs>
      <w:ind w:left="397" w:hanging="284"/>
    </w:pPr>
    <w:rPr>
      <w:bCs w:val="0"/>
      <w:szCs w:val="28"/>
    </w:rPr>
  </w:style>
  <w:style w:type="paragraph" w:styleId="Obsah3">
    <w:name w:val="toc 3"/>
    <w:basedOn w:val="Obsah2"/>
    <w:next w:val="Normlny"/>
    <w:uiPriority w:val="39"/>
    <w:qFormat/>
    <w:rsid w:val="00F219FC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link w:val="TextpoznmkypodiarouChar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uiPriority w:val="99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link w:val="HlavikaChar"/>
    <w:uiPriority w:val="99"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1"/>
      </w:numPr>
    </w:pPr>
  </w:style>
  <w:style w:type="paragraph" w:styleId="slovanzoznam">
    <w:name w:val="List Number"/>
    <w:basedOn w:val="Normlny"/>
    <w:semiHidden/>
    <w:rsid w:val="00991CA1"/>
    <w:pPr>
      <w:numPr>
        <w:numId w:val="2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05BAE"/>
    <w:rPr>
      <w:rFonts w:eastAsia="Times New Roman"/>
      <w:sz w:val="24"/>
      <w:lang w:eastAsia="en-US"/>
    </w:rPr>
  </w:style>
  <w:style w:type="paragraph" w:customStyle="1" w:styleId="ZPNormalnyText">
    <w:name w:val="ZP_NormalnyText"/>
    <w:link w:val="ZPNormalnyTextCharChar"/>
    <w:autoRedefine/>
    <w:rsid w:val="00905BAE"/>
    <w:pPr>
      <w:spacing w:before="240" w:line="360" w:lineRule="auto"/>
      <w:ind w:left="567" w:hanging="567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18"/>
      </w:numPr>
      <w:spacing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3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8B306F"/>
    <w:pPr>
      <w:spacing w:line="360" w:lineRule="auto"/>
      <w:jc w:val="center"/>
    </w:pPr>
    <w:rPr>
      <w:rFonts w:eastAsia="Times New Roman"/>
      <w:caps/>
      <w:sz w:val="28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link w:val="PopisChar"/>
    <w:qFormat/>
    <w:rsid w:val="00DF6EE4"/>
    <w:pPr>
      <w:spacing w:before="0" w:line="240" w:lineRule="auto"/>
      <w:ind w:left="562" w:firstLine="0"/>
      <w:jc w:val="center"/>
    </w:pPr>
    <w:rPr>
      <w:b/>
      <w:bCs/>
      <w:sz w:val="20"/>
    </w:rPr>
  </w:style>
  <w:style w:type="character" w:customStyle="1" w:styleId="ZPCaptionPopiska-Caption12ptCharChar">
    <w:name w:val="ZP_Caption.Popiska-Caption + 12 pt Char Char"/>
    <w:basedOn w:val="Predvolenpsmoodseku"/>
    <w:link w:val="ZPCaption"/>
    <w:locked/>
    <w:rsid w:val="00991CA1"/>
    <w:rPr>
      <w:b/>
      <w:bCs/>
      <w:sz w:val="24"/>
      <w:szCs w:val="24"/>
      <w:lang w:val="sk-SK" w:eastAsia="en-US" w:bidi="ar-SA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991CA1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4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4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uiPriority w:val="99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.Popiska-Caption Char Char"/>
    <w:basedOn w:val="ZPNormalnyTextCharChar"/>
    <w:locked/>
    <w:rsid w:val="00991CA1"/>
    <w:rPr>
      <w:rFonts w:eastAsia="Times New Roman"/>
      <w:b/>
      <w:bCs/>
      <w:sz w:val="24"/>
      <w:lang w:eastAsia="en-US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DD03EC"/>
    <w:pPr>
      <w:spacing w:before="60"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semiHidden/>
    <w:rsid w:val="0051223D"/>
    <w:rPr>
      <w:rFonts w:ascii="Arial" w:eastAsia="Times New Roman" w:hAnsi="Arial"/>
      <w:b/>
      <w:sz w:val="32"/>
      <w:lang w:eastAsia="en-US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eastAsia="en-US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  <w:rPr>
      <w:rFonts w:ascii="Times New Roman" w:hAnsi="Times New Roman"/>
    </w:rPr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5"/>
      </w:numPr>
    </w:pPr>
  </w:style>
  <w:style w:type="numbering" w:styleId="1ai">
    <w:name w:val="Outline List 1"/>
    <w:basedOn w:val="Bezzoznamu"/>
    <w:semiHidden/>
    <w:rsid w:val="00701ACB"/>
    <w:pPr>
      <w:numPr>
        <w:numId w:val="6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7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F82302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8"/>
      </w:numPr>
    </w:pPr>
  </w:style>
  <w:style w:type="paragraph" w:styleId="Zoznamsodrkami3">
    <w:name w:val="List Bullet 3"/>
    <w:basedOn w:val="Normlny"/>
    <w:semiHidden/>
    <w:rsid w:val="00701ACB"/>
    <w:pPr>
      <w:numPr>
        <w:numId w:val="9"/>
      </w:numPr>
    </w:pPr>
  </w:style>
  <w:style w:type="paragraph" w:styleId="Zoznamsodrkami4">
    <w:name w:val="List Bullet 4"/>
    <w:basedOn w:val="Normlny"/>
    <w:semiHidden/>
    <w:rsid w:val="00701ACB"/>
    <w:pPr>
      <w:numPr>
        <w:numId w:val="10"/>
      </w:numPr>
    </w:pPr>
  </w:style>
  <w:style w:type="paragraph" w:styleId="Zoznamsodrkami5">
    <w:name w:val="List Bullet 5"/>
    <w:basedOn w:val="Normlny"/>
    <w:semiHidden/>
    <w:rsid w:val="00701ACB"/>
    <w:pPr>
      <w:numPr>
        <w:numId w:val="11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12"/>
      </w:numPr>
    </w:pPr>
  </w:style>
  <w:style w:type="paragraph" w:styleId="slovanzoznam3">
    <w:name w:val="List Number 3"/>
    <w:basedOn w:val="Normlny"/>
    <w:semiHidden/>
    <w:rsid w:val="00701ACB"/>
    <w:pPr>
      <w:numPr>
        <w:numId w:val="13"/>
      </w:numPr>
    </w:pPr>
  </w:style>
  <w:style w:type="paragraph" w:styleId="slovanzoznam4">
    <w:name w:val="List Number 4"/>
    <w:basedOn w:val="Normlny"/>
    <w:semiHidden/>
    <w:rsid w:val="00701ACB"/>
    <w:pPr>
      <w:numPr>
        <w:numId w:val="14"/>
      </w:numPr>
    </w:pPr>
  </w:style>
  <w:style w:type="paragraph" w:styleId="slovanzoznam5">
    <w:name w:val="List Number 5"/>
    <w:basedOn w:val="Normlny"/>
    <w:semiHidden/>
    <w:rsid w:val="00701ACB"/>
    <w:pPr>
      <w:numPr>
        <w:numId w:val="15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53127D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53127D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6A4223"/>
    <w:rPr>
      <w:rFonts w:eastAsia="Times New Roman"/>
      <w:lang w:eastAsia="en-US"/>
    </w:rPr>
  </w:style>
  <w:style w:type="paragraph" w:styleId="Textbubliny">
    <w:name w:val="Balloon Text"/>
    <w:basedOn w:val="Normlny"/>
    <w:link w:val="TextbublinyChar"/>
    <w:rsid w:val="006A422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6A4223"/>
    <w:rPr>
      <w:rFonts w:ascii="Tahoma" w:eastAsia="Times New Roman" w:hAnsi="Tahoma" w:cs="Tahoma"/>
      <w:sz w:val="16"/>
      <w:szCs w:val="16"/>
      <w:lang w:eastAsia="en-US"/>
    </w:rPr>
  </w:style>
  <w:style w:type="paragraph" w:customStyle="1" w:styleId="Nadpis21">
    <w:name w:val="Nadpis 21"/>
    <w:basedOn w:val="Nadpis1"/>
    <w:link w:val="Nadpis2Char"/>
    <w:rsid w:val="00D87EDD"/>
    <w:pPr>
      <w:numPr>
        <w:ilvl w:val="1"/>
      </w:numPr>
    </w:pPr>
    <w:rPr>
      <w:sz w:val="28"/>
    </w:rPr>
  </w:style>
  <w:style w:type="character" w:customStyle="1" w:styleId="Nadpis1Char">
    <w:name w:val="Nadpis 1 Char"/>
    <w:basedOn w:val="Predvolenpsmoodseku"/>
    <w:link w:val="Nadpis1"/>
    <w:uiPriority w:val="9"/>
    <w:rsid w:val="0053127D"/>
    <w:rPr>
      <w:rFonts w:eastAsia="Times New Roman" w:cs="Arial"/>
      <w:b/>
      <w:bCs/>
      <w:kern w:val="32"/>
      <w:sz w:val="32"/>
      <w:szCs w:val="32"/>
      <w:lang w:eastAsia="en-US"/>
    </w:rPr>
  </w:style>
  <w:style w:type="character" w:customStyle="1" w:styleId="Nadpis2Char">
    <w:name w:val="Nadpis 2 Char"/>
    <w:basedOn w:val="Nadpis1Char"/>
    <w:link w:val="Nadpis21"/>
    <w:rsid w:val="00D87EDD"/>
    <w:rPr>
      <w:rFonts w:eastAsia="Times New Roman" w:cs="Arial"/>
      <w:b/>
      <w:bCs/>
      <w:kern w:val="32"/>
      <w:sz w:val="28"/>
      <w:szCs w:val="32"/>
      <w:lang w:eastAsia="en-US"/>
    </w:rPr>
  </w:style>
  <w:style w:type="paragraph" w:styleId="Odsekzoznamu">
    <w:name w:val="List Paragraph"/>
    <w:basedOn w:val="Normlny"/>
    <w:link w:val="OdsekzoznamuChar"/>
    <w:uiPriority w:val="34"/>
    <w:qFormat/>
    <w:rsid w:val="0053127D"/>
    <w:pPr>
      <w:ind w:left="720"/>
      <w:contextualSpacing/>
    </w:pPr>
  </w:style>
  <w:style w:type="paragraph" w:customStyle="1" w:styleId="NormalSpeciu4">
    <w:name w:val="Normal Speci u4"/>
    <w:basedOn w:val="Odsekzoznamu"/>
    <w:link w:val="NormalSpeciu4Char"/>
    <w:qFormat/>
    <w:rsid w:val="00352739"/>
    <w:pPr>
      <w:ind w:left="510" w:firstLine="720"/>
    </w:pPr>
  </w:style>
  <w:style w:type="character" w:customStyle="1" w:styleId="OdsekzoznamuChar">
    <w:name w:val="Odsek zoznamu Char"/>
    <w:basedOn w:val="Predvolenpsmoodseku"/>
    <w:link w:val="Odsekzoznamu"/>
    <w:uiPriority w:val="34"/>
    <w:rsid w:val="0053127D"/>
    <w:rPr>
      <w:rFonts w:eastAsia="Times New Roman"/>
      <w:sz w:val="24"/>
      <w:szCs w:val="24"/>
      <w:lang w:eastAsia="en-US"/>
    </w:rPr>
  </w:style>
  <w:style w:type="character" w:customStyle="1" w:styleId="NormalSpeciu4Char">
    <w:name w:val="Normal Speci u4 Char"/>
    <w:basedOn w:val="OdsekzoznamuChar"/>
    <w:link w:val="NormalSpeciu4"/>
    <w:rsid w:val="00352739"/>
    <w:rPr>
      <w:rFonts w:eastAsia="Times New Roman"/>
      <w:sz w:val="24"/>
      <w:szCs w:val="24"/>
      <w:lang w:eastAsia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38637B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character" w:customStyle="1" w:styleId="apple-converted-space">
    <w:name w:val="apple-converted-space"/>
    <w:basedOn w:val="Predvolenpsmoodseku"/>
    <w:rsid w:val="00BB65D7"/>
  </w:style>
  <w:style w:type="paragraph" w:customStyle="1" w:styleId="u1">
    <w:name w:val="u1"/>
    <w:basedOn w:val="Odsekzoznamu"/>
    <w:link w:val="u1Char"/>
    <w:qFormat/>
    <w:rsid w:val="00596427"/>
    <w:pPr>
      <w:numPr>
        <w:numId w:val="22"/>
      </w:numPr>
      <w:spacing w:before="0" w:after="200" w:line="276" w:lineRule="auto"/>
      <w:ind w:left="432" w:hanging="432"/>
      <w:jc w:val="left"/>
    </w:pPr>
    <w:rPr>
      <w:b/>
      <w:caps/>
      <w:sz w:val="44"/>
    </w:rPr>
  </w:style>
  <w:style w:type="paragraph" w:customStyle="1" w:styleId="u2">
    <w:name w:val="u2"/>
    <w:basedOn w:val="Odsekzoznamu"/>
    <w:link w:val="u2Char"/>
    <w:qFormat/>
    <w:rsid w:val="00547D32"/>
    <w:pPr>
      <w:numPr>
        <w:ilvl w:val="1"/>
        <w:numId w:val="22"/>
      </w:numPr>
      <w:spacing w:before="360" w:after="200" w:line="276" w:lineRule="auto"/>
      <w:jc w:val="left"/>
    </w:pPr>
    <w:rPr>
      <w:b/>
      <w:sz w:val="36"/>
    </w:rPr>
  </w:style>
  <w:style w:type="character" w:customStyle="1" w:styleId="u1Char">
    <w:name w:val="u1 Char"/>
    <w:basedOn w:val="OdsekzoznamuChar"/>
    <w:link w:val="u1"/>
    <w:rsid w:val="00596427"/>
    <w:rPr>
      <w:rFonts w:eastAsia="Times New Roman"/>
      <w:b/>
      <w:caps/>
      <w:sz w:val="44"/>
      <w:szCs w:val="24"/>
      <w:lang w:eastAsia="en-US"/>
    </w:rPr>
  </w:style>
  <w:style w:type="paragraph" w:customStyle="1" w:styleId="u3">
    <w:name w:val="u3"/>
    <w:basedOn w:val="Odsekzoznamu"/>
    <w:link w:val="u3Char"/>
    <w:qFormat/>
    <w:rsid w:val="00547D32"/>
    <w:pPr>
      <w:numPr>
        <w:ilvl w:val="2"/>
        <w:numId w:val="22"/>
      </w:numPr>
      <w:spacing w:before="240" w:after="200" w:line="276" w:lineRule="auto"/>
      <w:ind w:left="357"/>
      <w:jc w:val="left"/>
    </w:pPr>
    <w:rPr>
      <w:b/>
      <w:sz w:val="28"/>
    </w:rPr>
  </w:style>
  <w:style w:type="character" w:customStyle="1" w:styleId="u2Char">
    <w:name w:val="u2 Char"/>
    <w:basedOn w:val="OdsekzoznamuChar"/>
    <w:link w:val="u2"/>
    <w:rsid w:val="00547D32"/>
    <w:rPr>
      <w:rFonts w:eastAsia="Times New Roman"/>
      <w:b/>
      <w:sz w:val="36"/>
      <w:szCs w:val="24"/>
      <w:lang w:eastAsia="en-US"/>
    </w:rPr>
  </w:style>
  <w:style w:type="paragraph" w:customStyle="1" w:styleId="u4">
    <w:name w:val="u4"/>
    <w:basedOn w:val="u3"/>
    <w:link w:val="u4Char"/>
    <w:qFormat/>
    <w:rsid w:val="009D0FA9"/>
    <w:pPr>
      <w:numPr>
        <w:ilvl w:val="3"/>
      </w:numPr>
      <w:ind w:right="567"/>
    </w:pPr>
    <w:rPr>
      <w:sz w:val="24"/>
    </w:rPr>
  </w:style>
  <w:style w:type="character" w:customStyle="1" w:styleId="u3Char">
    <w:name w:val="u3 Char"/>
    <w:basedOn w:val="OdsekzoznamuChar"/>
    <w:link w:val="u3"/>
    <w:rsid w:val="00547D32"/>
    <w:rPr>
      <w:rFonts w:eastAsia="Times New Roman"/>
      <w:b/>
      <w:sz w:val="28"/>
      <w:szCs w:val="24"/>
      <w:lang w:eastAsia="en-US"/>
    </w:rPr>
  </w:style>
  <w:style w:type="paragraph" w:customStyle="1" w:styleId="u5">
    <w:name w:val="u5"/>
    <w:basedOn w:val="Odsekzoznamu"/>
    <w:link w:val="u5Char"/>
    <w:qFormat/>
    <w:rsid w:val="004C2E26"/>
    <w:pPr>
      <w:numPr>
        <w:ilvl w:val="4"/>
        <w:numId w:val="22"/>
      </w:numPr>
      <w:spacing w:before="0" w:after="200" w:line="276" w:lineRule="auto"/>
      <w:jc w:val="left"/>
    </w:pPr>
  </w:style>
  <w:style w:type="character" w:customStyle="1" w:styleId="u4Char">
    <w:name w:val="u4 Char"/>
    <w:basedOn w:val="OdsekzoznamuChar"/>
    <w:link w:val="u4"/>
    <w:rsid w:val="009D0FA9"/>
    <w:rPr>
      <w:rFonts w:eastAsia="Times New Roman"/>
      <w:b/>
      <w:sz w:val="24"/>
      <w:szCs w:val="24"/>
      <w:lang w:eastAsia="en-US"/>
    </w:rPr>
  </w:style>
  <w:style w:type="paragraph" w:customStyle="1" w:styleId="u6">
    <w:name w:val="u6"/>
    <w:basedOn w:val="Odsekzoznamu"/>
    <w:link w:val="u6Char"/>
    <w:qFormat/>
    <w:rsid w:val="00B1082D"/>
    <w:pPr>
      <w:numPr>
        <w:ilvl w:val="5"/>
        <w:numId w:val="22"/>
      </w:numPr>
      <w:spacing w:before="0" w:after="200" w:line="276" w:lineRule="auto"/>
      <w:jc w:val="left"/>
    </w:pPr>
  </w:style>
  <w:style w:type="character" w:customStyle="1" w:styleId="u5Char">
    <w:name w:val="u5 Char"/>
    <w:basedOn w:val="OdsekzoznamuChar"/>
    <w:link w:val="u5"/>
    <w:rsid w:val="004C2E26"/>
    <w:rPr>
      <w:rFonts w:eastAsia="Times New Roman"/>
      <w:sz w:val="24"/>
      <w:szCs w:val="24"/>
      <w:lang w:eastAsia="en-US"/>
    </w:rPr>
  </w:style>
  <w:style w:type="paragraph" w:customStyle="1" w:styleId="u7">
    <w:name w:val="u7"/>
    <w:basedOn w:val="Odsekzoznamu"/>
    <w:link w:val="u7Char"/>
    <w:qFormat/>
    <w:rsid w:val="00B1082D"/>
    <w:pPr>
      <w:numPr>
        <w:ilvl w:val="6"/>
        <w:numId w:val="22"/>
      </w:numPr>
      <w:spacing w:before="0" w:after="200" w:line="276" w:lineRule="auto"/>
      <w:jc w:val="left"/>
    </w:pPr>
  </w:style>
  <w:style w:type="character" w:customStyle="1" w:styleId="u6Char">
    <w:name w:val="u6 Char"/>
    <w:basedOn w:val="OdsekzoznamuChar"/>
    <w:link w:val="u6"/>
    <w:rsid w:val="00B1082D"/>
    <w:rPr>
      <w:rFonts w:eastAsia="Times New Roman"/>
      <w:sz w:val="24"/>
      <w:szCs w:val="24"/>
      <w:lang w:eastAsia="en-US"/>
    </w:rPr>
  </w:style>
  <w:style w:type="paragraph" w:customStyle="1" w:styleId="u8">
    <w:name w:val="u8"/>
    <w:basedOn w:val="Odsekzoznamu"/>
    <w:link w:val="u8Char"/>
    <w:qFormat/>
    <w:rsid w:val="00B1082D"/>
    <w:pPr>
      <w:numPr>
        <w:ilvl w:val="7"/>
        <w:numId w:val="22"/>
      </w:numPr>
      <w:spacing w:before="0" w:after="200" w:line="276" w:lineRule="auto"/>
      <w:jc w:val="left"/>
    </w:pPr>
  </w:style>
  <w:style w:type="character" w:customStyle="1" w:styleId="u7Char">
    <w:name w:val="u7 Char"/>
    <w:basedOn w:val="OdsekzoznamuChar"/>
    <w:link w:val="u7"/>
    <w:rsid w:val="00B1082D"/>
    <w:rPr>
      <w:rFonts w:eastAsia="Times New Roman"/>
      <w:sz w:val="24"/>
      <w:szCs w:val="24"/>
      <w:lang w:eastAsia="en-US"/>
    </w:rPr>
  </w:style>
  <w:style w:type="paragraph" w:customStyle="1" w:styleId="u9">
    <w:name w:val="u9"/>
    <w:basedOn w:val="Odsekzoznamu"/>
    <w:link w:val="u9Char"/>
    <w:qFormat/>
    <w:rsid w:val="00B1082D"/>
    <w:pPr>
      <w:numPr>
        <w:ilvl w:val="8"/>
        <w:numId w:val="22"/>
      </w:numPr>
      <w:spacing w:before="0" w:after="200" w:line="276" w:lineRule="auto"/>
      <w:jc w:val="left"/>
    </w:pPr>
  </w:style>
  <w:style w:type="character" w:customStyle="1" w:styleId="u8Char">
    <w:name w:val="u8 Char"/>
    <w:basedOn w:val="OdsekzoznamuChar"/>
    <w:link w:val="u8"/>
    <w:rsid w:val="00B1082D"/>
    <w:rPr>
      <w:rFonts w:eastAsia="Times New Roman"/>
      <w:sz w:val="24"/>
      <w:szCs w:val="24"/>
      <w:lang w:eastAsia="en-US"/>
    </w:rPr>
  </w:style>
  <w:style w:type="character" w:customStyle="1" w:styleId="u9Char">
    <w:name w:val="u9 Char"/>
    <w:basedOn w:val="OdsekzoznamuChar"/>
    <w:link w:val="u9"/>
    <w:rsid w:val="00B1082D"/>
    <w:rPr>
      <w:rFonts w:eastAsia="Times New Roman"/>
      <w:sz w:val="24"/>
      <w:szCs w:val="24"/>
      <w:lang w:eastAsia="en-US"/>
    </w:rPr>
  </w:style>
  <w:style w:type="paragraph" w:styleId="Obsah4">
    <w:name w:val="toc 4"/>
    <w:basedOn w:val="Obsah3"/>
    <w:next w:val="Normlny"/>
    <w:autoRedefine/>
    <w:uiPriority w:val="39"/>
    <w:rsid w:val="00F219FC"/>
    <w:pPr>
      <w:tabs>
        <w:tab w:val="clear" w:pos="8493"/>
        <w:tab w:val="right" w:leader="dot" w:pos="8494"/>
      </w:tabs>
      <w:ind w:left="794"/>
    </w:pPr>
  </w:style>
  <w:style w:type="paragraph" w:styleId="Textvysvetlivky">
    <w:name w:val="endnote text"/>
    <w:basedOn w:val="Normlny"/>
    <w:link w:val="TextvysvetlivkyChar"/>
    <w:semiHidden/>
    <w:unhideWhenUsed/>
    <w:rsid w:val="006A62AF"/>
    <w:pPr>
      <w:spacing w:before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semiHidden/>
    <w:rsid w:val="006A62AF"/>
    <w:rPr>
      <w:rFonts w:eastAsia="Times New Roman"/>
      <w:lang w:eastAsia="en-US"/>
    </w:rPr>
  </w:style>
  <w:style w:type="character" w:styleId="Odkaznavysvetlivku">
    <w:name w:val="endnote reference"/>
    <w:basedOn w:val="Predvolenpsmoodseku"/>
    <w:semiHidden/>
    <w:unhideWhenUsed/>
    <w:rsid w:val="006A62AF"/>
    <w:rPr>
      <w:vertAlign w:val="superscript"/>
    </w:rPr>
  </w:style>
  <w:style w:type="paragraph" w:styleId="Revzia">
    <w:name w:val="Revision"/>
    <w:hidden/>
    <w:uiPriority w:val="99"/>
    <w:semiHidden/>
    <w:rsid w:val="00905BAE"/>
    <w:rPr>
      <w:rFonts w:eastAsia="Times New Roman"/>
      <w:sz w:val="24"/>
      <w:szCs w:val="24"/>
      <w:lang w:eastAsia="en-US"/>
    </w:rPr>
  </w:style>
  <w:style w:type="paragraph" w:styleId="Bibliografia">
    <w:name w:val="Bibliography"/>
    <w:basedOn w:val="Normlny"/>
    <w:next w:val="Normlny"/>
    <w:uiPriority w:val="37"/>
    <w:unhideWhenUsed/>
    <w:rsid w:val="00E937EF"/>
    <w:pPr>
      <w:tabs>
        <w:tab w:val="left" w:pos="384"/>
      </w:tabs>
      <w:spacing w:line="240" w:lineRule="auto"/>
      <w:ind w:left="384" w:hanging="384"/>
    </w:p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096BC7"/>
    <w:pPr>
      <w:spacing w:line="240" w:lineRule="auto"/>
    </w:pPr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096BC7"/>
    <w:rPr>
      <w:rFonts w:eastAsia="Times New Roman"/>
      <w:b/>
      <w:bCs/>
      <w:lang w:eastAsia="en-US"/>
    </w:rPr>
  </w:style>
  <w:style w:type="paragraph" w:customStyle="1" w:styleId="ts">
    <w:name w:val="ts"/>
    <w:basedOn w:val="Popis"/>
    <w:link w:val="tsChar"/>
    <w:qFormat/>
    <w:rsid w:val="000B3193"/>
    <w:pPr>
      <w:keepNext/>
      <w:jc w:val="right"/>
    </w:pPr>
    <w:rPr>
      <w:b w:val="0"/>
    </w:rPr>
  </w:style>
  <w:style w:type="character" w:customStyle="1" w:styleId="PopisChar">
    <w:name w:val="Popis Char"/>
    <w:aliases w:val="Popiska-Caption Char"/>
    <w:basedOn w:val="ZPNormalnyTextCharChar"/>
    <w:link w:val="Popis"/>
    <w:rsid w:val="00DF6EE4"/>
    <w:rPr>
      <w:rFonts w:eastAsia="Times New Roman"/>
      <w:b/>
      <w:bCs/>
      <w:sz w:val="24"/>
      <w:lang w:eastAsia="en-US"/>
    </w:rPr>
  </w:style>
  <w:style w:type="character" w:customStyle="1" w:styleId="tsChar">
    <w:name w:val="ts Char"/>
    <w:basedOn w:val="PopisChar"/>
    <w:link w:val="ts"/>
    <w:rsid w:val="000B3193"/>
    <w:rPr>
      <w:rFonts w:eastAsia="Times New Roman"/>
      <w:b/>
      <w:bCs/>
      <w:sz w:val="24"/>
      <w:lang w:eastAsia="en-US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89549A"/>
    <w:rPr>
      <w:rFonts w:eastAsia="Times New Roman"/>
      <w:lang w:eastAsia="en-US"/>
    </w:rPr>
  </w:style>
  <w:style w:type="paragraph" w:customStyle="1" w:styleId="PpC">
    <w:name w:val="PpC"/>
    <w:basedOn w:val="Textpoznmkypodiarou"/>
    <w:link w:val="PpCChar"/>
    <w:qFormat/>
    <w:rsid w:val="004200B2"/>
    <w:pPr>
      <w:ind w:left="510" w:firstLine="0"/>
      <w:jc w:val="both"/>
    </w:pPr>
  </w:style>
  <w:style w:type="paragraph" w:customStyle="1" w:styleId="kod">
    <w:name w:val="kod"/>
    <w:basedOn w:val="Normlny"/>
    <w:link w:val="kodChar"/>
    <w:qFormat/>
    <w:rsid w:val="00341096"/>
    <w:pPr>
      <w:spacing w:before="0" w:line="240" w:lineRule="auto"/>
    </w:pPr>
    <w:rPr>
      <w:rFonts w:ascii="Courier New" w:hAnsi="Courier New" w:cs="Courier New"/>
    </w:rPr>
  </w:style>
  <w:style w:type="character" w:customStyle="1" w:styleId="PpCChar">
    <w:name w:val="PpC Char"/>
    <w:basedOn w:val="TextpoznmkypodiarouChar"/>
    <w:link w:val="PpC"/>
    <w:rsid w:val="004200B2"/>
    <w:rPr>
      <w:rFonts w:eastAsia="Times New Roman"/>
      <w:lang w:eastAsia="en-US"/>
    </w:rPr>
  </w:style>
  <w:style w:type="character" w:customStyle="1" w:styleId="kodChar">
    <w:name w:val="kod Char"/>
    <w:basedOn w:val="Predvolenpsmoodseku"/>
    <w:link w:val="kod"/>
    <w:rsid w:val="00341096"/>
    <w:rPr>
      <w:rFonts w:ascii="Courier New" w:eastAsia="Times New Roman" w:hAnsi="Courier New" w:cs="Courier New"/>
      <w:sz w:val="24"/>
      <w:szCs w:val="24"/>
      <w:lang w:eastAsia="en-US"/>
    </w:rPr>
  </w:style>
  <w:style w:type="paragraph" w:styleId="Bezriadkovania">
    <w:name w:val="No Spacing"/>
    <w:uiPriority w:val="1"/>
    <w:qFormat/>
    <w:rsid w:val="00B51B2F"/>
    <w:pPr>
      <w:ind w:firstLine="510"/>
      <w:jc w:val="both"/>
    </w:pPr>
    <w:rPr>
      <w:rFonts w:eastAsia="Times New Roman"/>
      <w:sz w:val="24"/>
      <w:szCs w:val="24"/>
      <w:lang w:eastAsia="en-US"/>
    </w:rPr>
  </w:style>
  <w:style w:type="paragraph" w:customStyle="1" w:styleId="odrazka">
    <w:name w:val="odrazka"/>
    <w:basedOn w:val="Odsekzoznamu"/>
    <w:link w:val="odrazkaChar"/>
    <w:qFormat/>
    <w:rsid w:val="00DC315A"/>
    <w:pPr>
      <w:numPr>
        <w:numId w:val="42"/>
      </w:numPr>
    </w:pPr>
  </w:style>
  <w:style w:type="character" w:customStyle="1" w:styleId="odrazkaChar">
    <w:name w:val="odrazka Char"/>
    <w:basedOn w:val="u4Char"/>
    <w:link w:val="odrazka"/>
    <w:rsid w:val="00DC315A"/>
    <w:rPr>
      <w:rFonts w:eastAsia="Times New Roman"/>
      <w:b/>
      <w:sz w:val="24"/>
      <w:szCs w:val="24"/>
      <w:lang w:eastAsia="en-US"/>
    </w:rPr>
  </w:style>
  <w:style w:type="character" w:customStyle="1" w:styleId="HlavikaChar">
    <w:name w:val="Hlavička Char"/>
    <w:basedOn w:val="Predvolenpsmoodseku"/>
    <w:link w:val="Hlavika"/>
    <w:uiPriority w:val="99"/>
    <w:rsid w:val="003A38E4"/>
    <w:rPr>
      <w:rFonts w:eastAsia="Times New Roman"/>
      <w:sz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486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9194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585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595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7085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3073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3.jpe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3.jpe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2.jpeg"/><Relationship Id="rId38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howtoforge.com/two_in_one_dns_bind9_views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sk.wikipedia.org/wiki/Server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yperlink" Target="https://sk.wikipedia.org/wiki/Microsoft_Windows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7.jpeg"/><Relationship Id="rId28" Type="http://schemas.openxmlformats.org/officeDocument/2006/relationships/hyperlink" Target="https://sk.wikipedia.org/wiki/Software" TargetMode="External"/><Relationship Id="rId36" Type="http://schemas.openxmlformats.org/officeDocument/2006/relationships/hyperlink" Target="https://www.mediawiki.org/wiki/Download/mediawiki-1.2.8.zip" TargetMode="Externa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hyperlink" Target="https://sk.wikipedia.org/wiki/BSD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omments" Target="comments.xml"/><Relationship Id="rId22" Type="http://schemas.openxmlformats.org/officeDocument/2006/relationships/hyperlink" Target="http://www.pool.ntp.org/zone/sk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sk.wikipedia.org/wiki/Linux" TargetMode="External"/><Relationship Id="rId35" Type="http://schemas.openxmlformats.org/officeDocument/2006/relationships/hyperlink" Target="https://l.facebook.com/l.php?u=https%3A%2F%2Fgithub.com%2Fjoomla%2Fjoomla-cms%2Freleases%2Fdownload%2F3.6.0%2FJoomla_3.6.0-Stable-Full_Package.zip&amp;h=ATOsGJv6INrx86zCq7bl4VW_wTJcot8V6c7ngRwLWvIZSUZM8uhFkuM47H9d7c8Fp0Tony-dLpgQoRhDj0nvH5-d_3mJ-EUFyp1IuNboTsLbI16y5ctN8jie83vrQyhpr4oI_NOpSg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The11</b:Tag>
    <b:SourceType>InternetSite</b:SourceType>
    <b:Guid>{75DF72C7-B5E8-4107-8988-2E5282BBE5DE}</b:Guid>
    <b:LCID>sk-SK</b:LCID>
    <b:Author>
      <b:Author>
        <b:Corporate>The Library of Congress</b:Corporate>
      </b:Author>
    </b:Author>
    <b:InternetSiteTitle>What is GPS? Everyday Mysteries</b:InternetSiteTitle>
    <b:Year>2011</b:Year>
    <b:Month>6</b:Month>
    <b:URL>http://www.loc.gov/rr/scitech/mysteries/global.html</b:URL>
    <b:YearAccessed>2016</b:YearAccessed>
    <b:MonthAccessed>4</b:MonthAccessed>
    <b:DayAccessed>27</b:DayAccessed>
    <b:RefOrder>1</b:RefOrder>
  </b:Source>
  <b:Source>
    <b:Tag>Nat14</b:Tag>
    <b:SourceType>InternetSite</b:SourceType>
    <b:Guid>{40EDA3D5-CE9F-4C80-92F6-0993480147BE}</b:Guid>
    <b:LCID>sk-SK</b:LCID>
    <b:Author>
      <b:Author>
        <b:Corporate>National Coordination Office for Space-Based Positioning, Navigation, and Timing</b:Corporate>
      </b:Author>
    </b:Author>
    <b:InternetSiteTitle>GPS.gov: GPS Accuracy</b:InternetSiteTitle>
    <b:Year>2014</b:Year>
    <b:Month>9</b:Month>
    <b:URL>http://www.gps.gov/systems/gps/performance/accuracy/</b:URL>
    <b:YearAccessed>2016</b:YearAccessed>
    <b:MonthAccessed>4</b:MonthAccessed>
    <b:DayAccessed>27</b:DayAccessed>
    <b:RefOrder>2</b:RefOrder>
  </b:Source>
  <b:Source>
    <b:Tag>Abo15</b:Tag>
    <b:SourceType>InternetSite</b:SourceType>
    <b:Guid>{5FCED28A-C168-46E4-9AC4-D14770BFB6A3}</b:Guid>
    <b:LCID>sk-SK</b:LCID>
    <b:Author>
      <b:Author>
        <b:NameList>
          <b:Person>
            <b:Last>About.com</b:Last>
          </b:Person>
        </b:NameList>
      </b:Author>
    </b:Author>
    <b:InternetSiteTitle>Wireless Standards: 802.11a, 802.11b/g/n and 802.11ac</b:InternetSiteTitle>
    <b:Year>2015</b:Year>
    <b:Month>2</b:Month>
    <b:URL>http://compnetworking.about.com/cs/wireless80211/a/aa80211standard.htm</b:URL>
    <b:YearAccessed>2016</b:YearAccessed>
    <b:MonthAccessed>4</b:MonthAccessed>
    <b:DayAccessed>27</b:DayAccessed>
    <b:RefOrder>9</b:RefOrder>
  </b:Source>
  <b:Source>
    <b:Tag>TPL16</b:Tag>
    <b:SourceType>InternetSite</b:SourceType>
    <b:Guid>{ABFE577C-D521-4A21-8E98-CB545CFB1572}</b:Guid>
    <b:LCID>sk-SK</b:LCID>
    <b:Author>
      <b:Author>
        <b:NameList>
          <b:Person>
            <b:Last>TP-LINK Technologies Co.</b:Last>
            <b:First>Ltd.</b:First>
          </b:Person>
        </b:NameList>
      </b:Author>
    </b:Author>
    <b:InternetSiteTitle>2.4GHz High Power Wireless Outdoor CPE TL-WA5210G - Welcome to TP-LINK</b:InternetSiteTitle>
    <b:Year>2016</b:Year>
    <b:URL>http://www.tp-link.us/products/details/TL-WA5210G.html</b:URL>
    <b:YearAccessed>2016</b:YearAccessed>
    <b:MonthAccessed>27</b:MonthAccessed>
    <b:DayAccessed>4</b:DayAccessed>
    <b:RefOrder>10</b:RefOrder>
  </b:Source>
  <b:Source>
    <b:Tag>VIE11</b:Tag>
    <b:SourceType>DocumentFromInternetSite</b:SourceType>
    <b:Guid>{07BC7A14-6825-4BC3-9C0C-D37A981C46ED}</b:Guid>
    <b:LCID>sk-SK</b:LCID>
    <b:Author>
      <b:Author>
        <b:NameList>
          <b:Person>
            <b:Last>VIEHBÖCK</b:Last>
            <b:First>Stefan</b:First>
          </b:Person>
        </b:NameList>
      </b:Author>
    </b:Author>
    <b:InternetSiteTitle>Brute forcing Wi-Fi Protected Setup</b:InternetSiteTitle>
    <b:Year>2011</b:Year>
    <b:Month>12</b:Month>
    <b:URL>https://sviehb.files.wordpress.com/2011/12/viehboeck_wps.pdf</b:URL>
    <b:Day>26</b:Day>
    <b:YearAccessed>2016</b:YearAccessed>
    <b:MonthAccessed>4</b:MonthAccessed>
    <b:DayAccessed>27</b:DayAccessed>
    <b:RefOrder>11</b:RefOrder>
  </b:Source>
  <b:Source>
    <b:Tag>Nga16</b:Tag>
    <b:SourceType>InternetSite</b:SourceType>
    <b:Guid>{1BF5CDB7-BBB1-4573-A796-CA29D98758A3}</b:Guid>
    <b:LCID>sk-SK</b:LCID>
    <b:Author>
      <b:Author>
        <b:NameList>
          <b:Person>
            <b:Last>TENGYUEN</b:Last>
            <b:First>Ngan</b:First>
          </b:Person>
        </b:NameList>
      </b:Author>
    </b:Author>
    <b:InternetSiteTitle>WEP vs. WPA vs. WPA2 Comparison - How Do Wifi Wireless Get Hacked</b:InternetSiteTitle>
    <b:Year>2016</b:Year>
    <b:Month>1</b:Month>
    <b:URL>http://www.geckoandfly.com/10380/wep-vs-wpa-vs-wpa2-comparison-table/</b:URL>
    <b:YearAccessed>2016</b:YearAccessed>
    <b:MonthAccessed>4</b:MonthAccessed>
    <b:DayAccessed>27</b:DayAccessed>
    <b:RefOrder>13</b:RefOrder>
  </b:Source>
  <b:Source>
    <b:Tag>Gui14</b:Tag>
    <b:SourceType>InternetSite</b:SourceType>
    <b:Guid>{4B7368FB-95CD-4D51-9426-D54B3A13232E}</b:Guid>
    <b:LCID>sk-SK</b:LCID>
    <b:Author>
      <b:Author>
        <b:NameList>
          <b:Person>
            <b:Last>PATHAK</b:Last>
            <b:First>Khamosh</b:First>
          </b:Person>
        </b:NameList>
      </b:Author>
    </b:Author>
    <b:InternetSiteTitle>Difference between WEP, WPA and WPA2 (Which is Secure)</b:InternetSiteTitle>
    <b:Year>2014</b:Year>
    <b:Month>12</b:Month>
    <b:URL>http://www.guidingtech.com/35711/difference-wep-wpa-2-secure/</b:URL>
    <b:YearAccessed>2016</b:YearAccessed>
    <b:MonthAccessed>4</b:MonthAccessed>
    <b:DayAccessed>27</b:DayAccessed>
    <b:RefOrder>12</b:RefOrder>
  </b:Source>
  <b:Source>
    <b:Tag>TPL161</b:Tag>
    <b:SourceType>InternetSite</b:SourceType>
    <b:Guid>{43E4EC73-D1A7-4C4F-8EFA-86257A35D530}</b:Guid>
    <b:LCID>sk-SK</b:LCID>
    <b:Author>
      <b:Author>
        <b:Corporate>TP-LINK Technologies Co., Ltd.</b:Corporate>
      </b:Author>
    </b:Author>
    <b:InternetSiteTitle>The differences between 2.4GHz and 5GHz Wireless - Welcome to TP-LINK</b:InternetSiteTitle>
    <b:Year>2016</b:Year>
    <b:URL>http://www.tp-link.com/en/faq-499.html</b:URL>
    <b:YearAccessed>2016</b:YearAccessed>
    <b:MonthAccessed>4</b:MonthAccessed>
    <b:DayAccessed>27</b:DayAccessed>
    <b:RefOrder>16</b:RefOrder>
  </b:Source>
  <b:Source>
    <b:Tag>App16</b:Tag>
    <b:SourceType>InternetSite</b:SourceType>
    <b:Guid>{D3A37FF9-116E-47A9-8CF4-2A7DEA4CB436}</b:Guid>
    <b:LCID>sk-SK</b:LCID>
    <b:Author>
      <b:Author>
        <b:Corporate>Apple Inc.</b:Corporate>
      </b:Author>
    </b:Author>
    <b:InternetSiteTitle>Potential sources of Wi-Fi and Bluetooth interference - Apple Support</b:InternetSiteTitle>
    <b:Year>2016</b:Year>
    <b:Month>3</b:Month>
    <b:URL>https://support.apple.com/sk-sk/HT201542</b:URL>
    <b:YearAccessed>2016</b:YearAccessed>
    <b:MonthAccessed>4</b:MonthAccessed>
    <b:DayAccessed>27</b:DayAccessed>
    <b:RefOrder>15</b:RefOrder>
  </b:Source>
  <b:Source>
    <b:Tag>Nom16</b:Tag>
    <b:SourceType>InternetSite</b:SourceType>
    <b:Guid>{FCDC76E4-7A46-4EC2-A8DF-E8B9030C51C4}</b:Guid>
    <b:LCID>sk-SK</b:LCID>
    <b:Author>
      <b:Author>
        <b:Corporate>Nomi</b:Corporate>
      </b:Author>
    </b:Author>
    <b:InternetSiteTitle>Everything you need to know about Bluetooth Low-Energy Beacons - Nomi - In-store Analytics Platform and Sensors</b:InternetSiteTitle>
    <b:Year>2016</b:Year>
    <b:URL>http://www.nomi.com/resources/white-papers/bluetooth-low-energy-beacons/</b:URL>
    <b:YearAccessed>2016</b:YearAccessed>
    <b:MonthAccessed>4</b:MonthAccessed>
    <b:DayAccessed>27</b:DayAccessed>
    <b:RefOrder>18</b:RefOrder>
  </b:Source>
  <b:Source>
    <b:Tag>Mob16</b:Tag>
    <b:SourceType>InternetSite</b:SourceType>
    <b:Guid>{28B4039F-B3B4-4B6A-881B-CCF8E09788A8}</b:Guid>
    <b:LCID>sk-SK</b:LCID>
    <b:Author>
      <b:Author>
        <b:Corporate>MobileTechReview.com</b:Corporate>
      </b:Author>
    </b:Author>
    <b:InternetSiteTitle>Android Phone Reviews - MobileTechReview</b:InternetSiteTitle>
    <b:Year>2016</b:Year>
    <b:Month>4</b:Month>
    <b:URL>http://www.mobiletechreview.com/Android-Phone-Reviews.htm</b:URL>
    <b:YearAccessed>2016</b:YearAccessed>
    <b:MonthAccessed>4</b:MonthAccessed>
    <b:DayAccessed>27</b:DayAccessed>
    <b:RefOrder>14</b:RefOrder>
  </b:Source>
  <b:Source>
    <b:Tag>Nat161</b:Tag>
    <b:SourceType>InternetSite</b:SourceType>
    <b:Guid>{A4BEC750-2824-4964-B626-928AB17CB3B3}</b:Guid>
    <b:LCID>sk-SK</b:LCID>
    <b:Author>
      <b:Author>
        <b:Corporate>National Coordination Office for Space-Based Positioning, Navigation, and Timing</b:Corporate>
      </b:Author>
    </b:Author>
    <b:InternetSiteTitle>constellation.jpg (1700×1450)</b:InternetSiteTitle>
    <b:Year>2016</b:Year>
    <b:Month>3</b:Month>
    <b:URL>http://www.gps.gov/multimedia/images/constellation.jpg</b:URL>
    <b:YearAccessed>2016</b:YearAccessed>
    <b:MonthAccessed>4</b:MonthAccessed>
    <b:DayAccessed>27</b:DayAccessed>
    <b:RefOrder>7</b:RefOrder>
  </b:Source>
  <b:Source>
    <b:Tag>MiT11</b:Tag>
    <b:SourceType>InternetSite</b:SourceType>
    <b:Guid>{9B1B0BD8-5D0C-4993-A1E3-D2D36A30FCFA}</b:Guid>
    <b:LCID>sk-SK</b:LCID>
    <b:Author>
      <b:Author>
        <b:Corporate>MiTAC Intl.</b:Corporate>
      </b:Author>
    </b:Author>
    <b:InternetSiteTitle>What is trilateration? - Mio Technology</b:InternetSiteTitle>
    <b:Year>2011</b:Year>
    <b:URL>http://www.mio.com/technology-trilateration.htm</b:URL>
    <b:YearAccessed>2016</b:YearAccessed>
    <b:MonthAccessed>4</b:MonthAccessed>
    <b:DayAccessed>27</b:DayAccessed>
    <b:RefOrder>4</b:RefOrder>
  </b:Source>
  <b:Source>
    <b:Tag>CCM16</b:Tag>
    <b:SourceType>InternetSite</b:SourceType>
    <b:Guid>{90A04222-C833-46E6-BCF3-ACC1B1B181DE}</b:Guid>
    <b:LCID>sk-SK</b:LCID>
    <b:Author>
      <b:Author>
        <b:Corporate>CCM Benchmark Group</b:Corporate>
      </b:Author>
    </b:Author>
    <b:InternetSiteTitle>What is WiFi and How Does it Work?</b:InternetSiteTitle>
    <b:Year>2016</b:Year>
    <b:Month>3</b:Month>
    <b:URL>http://ccm.net/faq/298-what-is-wifi-and-how-does-it-work</b:URL>
    <b:YearAccessed>2016</b:YearAccessed>
    <b:MonthAccessed>3</b:MonthAccessed>
    <b:DayAccessed>27</b:DayAccessed>
    <b:RefOrder>8</b:RefOrder>
  </b:Source>
  <b:Source>
    <b:Tag>Nat16</b:Tag>
    <b:SourceType>InternetSite</b:SourceType>
    <b:Guid>{B4DC9D5B-B832-447C-A770-BB48D6C188FD}</b:Guid>
    <b:LCID>sk-SK</b:LCID>
    <b:Author>
      <b:Author>
        <b:NameList>
          <b:Person>
            <b:Last>National Coordination Office for Space-Based Positioning</b:Last>
            <b:First>Navigation,</b:First>
            <b:Middle>and Timing</b:Middle>
          </b:Person>
        </b:NameList>
      </b:Author>
    </b:Author>
    <b:InternetSiteTitle>GPS.gov: Space Segment</b:InternetSiteTitle>
    <b:Year>2016</b:Year>
    <b:Month>3</b:Month>
    <b:URL>http://www.gps.gov/systems/gps/space/</b:URL>
    <b:RefOrder>5</b:RefOrder>
  </b:Source>
  <b:Source>
    <b:Tag>BUC09</b:Tag>
    <b:SourceType>InternetSite</b:SourceType>
    <b:Guid>{A6207F83-355B-4BA6-9245-5CAB6D8DF502}</b:Guid>
    <b:LCID>sk-SK</b:LCID>
    <b:Author>
      <b:Author>
        <b:NameList>
          <b:Person>
            <b:Last>BUCHANAN</b:Last>
            <b:First>Matt</b:First>
          </b:Person>
        </b:NameList>
      </b:Author>
    </b:Author>
    <b:InternetSiteTitle>Giz Explains: Everything Bluetooth and Why Bluetooth 3.0 Is Better</b:InternetSiteTitle>
    <b:Year>2009</b:Year>
    <b:Month>4</b:Month>
    <b:URL>http://gizmodo.com/5232940/giz-explains-everything-bluetooth-and-why-bluetooth-30-is-better</b:URL>
    <b:YearAccessed>2016</b:YearAccessed>
    <b:MonthAccessed>4</b:MonthAccessed>
    <b:DayAccessed>27</b:DayAccessed>
    <b:RefOrder>19</b:RefOrder>
  </b:Source>
  <b:Source>
    <b:Tag>SIE09</b:Tag>
    <b:SourceType>InternetSite</b:SourceType>
    <b:Guid>{9DA2E7D6-7E2D-4DCF-9B46-CF69959FD452}</b:Guid>
    <b:LCID>sk-SK</b:LCID>
    <b:Author>
      <b:Author>
        <b:NameList>
          <b:Person>
            <b:Last>SIEGEL</b:Last>
            <b:First>Karen</b:First>
          </b:Person>
          <b:Person>
            <b:Last>SIEGEL</b:Last>
            <b:First>Jeffrey</b:First>
          </b:Person>
        </b:NameList>
      </b:Author>
    </b:Author>
    <b:InternetSiteTitle>ActiveCaptain - Mobile Phones Series - Review of Bluetooth Headsets for Use on Boats</b:InternetSiteTitle>
    <b:Year>2009</b:Year>
    <b:URL>https://activecaptain.com/articles/mobilePhones/bluetoothHeadsets.php</b:URL>
    <b:YearAccessed>2016</b:YearAccessed>
    <b:MonthAccessed>4</b:MonthAccessed>
    <b:DayAccessed>27</b:DayAccessed>
    <b:RefOrder>20</b:RefOrder>
  </b:Source>
  <b:Source>
    <b:Tag>VYS14</b:Tag>
    <b:SourceType>DocumentFromInternetSite</b:SourceType>
    <b:Guid>{5A454A10-11AB-443C-9B95-005514574322}</b:Guid>
    <b:LCID>sk-SK</b:LCID>
    <b:Author>
      <b:Author>
        <b:NameList>
          <b:Person>
            <b:Last>VYSYARAJU</b:Last>
            <b:First>Sateesh</b:First>
          </b:Person>
        </b:NameList>
      </b:Author>
    </b:Author>
    <b:InternetSiteTitle>Bluetooth</b:InternetSiteTitle>
    <b:Year>2014</b:Year>
    <b:Month>8</b:Month>
    <b:URL>http://www.slideshare.net/sateeshvysyaraju/bluetooth-37715853</b:URL>
    <b:YearAccessed>2016</b:YearAccessed>
    <b:MonthAccessed>4</b:MonthAccessed>
    <b:DayAccessed>27</b:DayAccessed>
    <b:RefOrder>21</b:RefOrder>
  </b:Source>
  <b:Source>
    <b:Tag>Dev15</b:Tag>
    <b:SourceType>InternetSite</b:SourceType>
    <b:Guid>{97BC409D-0F81-4B27-A0F4-21995ADFF2B3}</b:Guid>
    <b:LCID>sk-SK</b:LCID>
    <b:Author>
      <b:Author>
        <b:Corporate>Dev Chat</b:Corporate>
      </b:Author>
    </b:Author>
    <b:InternetSiteTitle>Bluetooth Beacon Applications and Real World Developer - YouTube</b:InternetSiteTitle>
    <b:Year>2015</b:Year>
    <b:Month>12</b:Month>
    <b:URL>https://www.youtube.com/watch?v=7DvnENKK6hU</b:URL>
    <b:YearAccessed>2016</b:YearAccessed>
    <b:MonthAccessed>1</b:MonthAccessed>
    <b:DayAccessed>27</b:DayAccessed>
    <b:RefOrder>22</b:RefOrder>
  </b:Source>
  <b:Source>
    <b:Tag>GPS14</b:Tag>
    <b:SourceType>InternetSite</b:SourceType>
    <b:Guid>{A44C56D6-3A39-42A5-A98C-969304631DB2}</b:Guid>
    <b:LCID>sk-SK</b:LCID>
    <b:Author>
      <b:Author>
        <b:Corporate>GPS Systems</b:Corporate>
      </b:Author>
    </b:Author>
    <b:InternetSiteTitle>A-GPS - What does it mean? | GPS Systems</b:InternetSiteTitle>
    <b:Year>2014</b:Year>
    <b:URL>http://gpssystems.net/agps/</b:URL>
    <b:YearAccessed>2016</b:YearAccessed>
    <b:MonthAccessed>4</b:MonthAccessed>
    <b:DayAccessed>27</b:DayAccessed>
    <b:RefOrder>3</b:RefOrder>
  </b:Source>
  <b:Source>
    <b:Tag>FARsd</b:Tag>
    <b:SourceType>DocumentFromInternetSite</b:SourceType>
    <b:Guid>{9330D5AE-3477-4373-A508-5B33A5A4A80E}</b:Guid>
    <b:LCID>sk-SK</b:LCID>
    <b:Author>
      <b:Author>
        <b:NameList>
          <b:Person>
            <b:Last>FARAGHER</b:Last>
            <b:First>Ramsey</b:First>
          </b:Person>
          <b:Person>
            <b:Last>HARLE</b:Last>
            <b:First>Robert</b:First>
          </b:Person>
        </b:NameList>
      </b:Author>
    </b:Author>
    <b:InternetSiteTitle>An Analysis of the Accuracy of Bluetooth Low</b:InternetSiteTitle>
    <b:Year>s. d.</b:Year>
    <b:URL>http://www.cl.cam.ac.uk/~rmf25/papers/BLE.pdf</b:URL>
    <b:ProductionCompany>University of Cambridge</b:ProductionCompany>
    <b:YearAccessed>2016</b:YearAccessed>
    <b:MonthAccessed>4</b:MonthAccessed>
    <b:DayAccessed>28</b:DayAccessed>
    <b:RefOrder>25</b:RefOrder>
  </b:Source>
  <b:Source>
    <b:Tag>BAH00</b:Tag>
    <b:SourceType>Book</b:SourceType>
    <b:Guid>{21554BEF-C999-4840-B0D0-499E9714C277}</b:Guid>
    <b:Author>
      <b:Author>
        <b:NameList>
          <b:Person>
            <b:Last>BAHL</b:Last>
            <b:First>P.</b:First>
          </b:Person>
          <b:Person>
            <b:Last>PADMANABHAN</b:Last>
            <b:First>V.</b:First>
            <b:Middle>N.</b:Middle>
          </b:Person>
        </b:NameList>
      </b:Author>
    </b:Author>
    <b:Year>2000</b:Year>
    <b:Title>RADAR: an in-building RF-based user location and tracking system,” in Proceedings of 19th Annual Joint Conference of the IEEE Computer and Communications Societies (INFOCOM ’00)</b:Title>
    <b:City>Tel Aviv</b:City>
    <b:StateProvince>Izrael</b:StateProvince>
    <b:Pages>775-784</b:Pages>
    <b:RefOrder>24</b:RefOrder>
  </b:Source>
  <b:Source>
    <b:Tag>MCN14</b:Tag>
    <b:SourceType>InternetSite</b:SourceType>
    <b:Guid>{A05096AF-AF71-4443-A6DB-A8058D31DBC5}</b:Guid>
    <b:Author>
      <b:Author>
        <b:NameList>
          <b:Person>
            <b:Last>MCNULTY</b:Last>
            <b:First>Eileen</b:First>
          </b:Person>
        </b:NameList>
      </b:Author>
    </b:Author>
    <b:Year>2014</b:Year>
    <b:InternetSiteTitle>SQL vs. NoSQL- What You Need to Know - Dataconomy</b:InternetSiteTitle>
    <b:Month>7</b:Month>
    <b:URL>http://dataconomy.com/sql-vs-nosql-need-know/</b:URL>
    <b:YearAccessed>2016</b:YearAccessed>
    <b:MonthAccessed>5</b:MonthAccessed>
    <b:DayAccessed>5</b:DayAccessed>
    <b:RefOrder>28</b:RefOrder>
  </b:Source>
  <b:Source>
    <b:Tag>HOU14</b:Tag>
    <b:SourceType>InternetSite</b:SourceType>
    <b:Guid>{556112C3-E8B3-4F56-841F-29BCE03585D5}</b:Guid>
    <b:Author>
      <b:Author>
        <b:NameList>
          <b:Person>
            <b:Last>HOUGLUM</b:Last>
            <b:First>Bill</b:First>
          </b:Person>
        </b:NameList>
      </b:Author>
    </b:Author>
    <b:InternetSiteTitle>Database System vs File System | Raima</b:InternetSiteTitle>
    <b:Year>2014</b:Year>
    <b:Month>2</b:Month>
    <b:URL>http://raima.com/database-system-vs-file-system/</b:URL>
    <b:YearAccessed>2016</b:YearAccessed>
    <b:MonthAccessed>5</b:MonthAccessed>
    <b:DayAccessed>5</b:DayAccessed>
    <b:RefOrder>29</b:RefOrder>
  </b:Source>
  <b:Source>
    <b:Tag>GRE08</b:Tag>
    <b:SourceType>InternetSite</b:SourceType>
    <b:Guid>{FB9780BD-3D1A-4436-BC77-4EC6A58FB5B4}</b:Guid>
    <b:Author>
      <b:Author>
        <b:NameList>
          <b:Person>
            <b:Last>GREGORIO</b:Last>
            <b:First>Joe</b:First>
          </b:Person>
        </b:NameList>
      </b:Author>
    </b:Author>
    <b:InternetSiteTitle>Intro to REST - YouTube</b:InternetSiteTitle>
    <b:Year>2008</b:Year>
    <b:Month>10</b:Month>
    <b:URL>https://www.youtube.com/watch?v=YCcAE2SCQ6k</b:URL>
    <b:YearAccessed>2016</b:YearAccessed>
    <b:MonthAccessed>5</b:MonthAccessed>
    <b:DayAccessed>5</b:DayAccessed>
    <b:RefOrder>32</b:RefOrder>
  </b:Source>
  <b:Source>
    <b:Tag>Roh</b:Tag>
    <b:SourceType>InternetSite</b:SourceType>
    <b:Guid>{4B76A8A1-1A70-4118-934A-FB0383013810}</b:Guid>
    <b:LCID>sk-SK</b:LCID>
    <b:Author>
      <b:Author>
        <b:Corporate>HACKMAGEDDON</b:Corporate>
      </b:Author>
    </b:Author>
    <b:InternetSiteTitle>TCP Split Handshake Attack Explained</b:InternetSiteTitle>
    <b:URL>http://www.hackmageddon.com/2011/04/17/tcp-split-handshake-attack-explained/</b:URL>
    <b:Year>2011</b:Year>
    <b:Month>10</b:Month>
    <b:YearAccessed>2016</b:YearAccessed>
    <b:MonthAccessed>5</b:MonthAccessed>
    <b:DayAccessed>5</b:DayAccessed>
    <b:RefOrder>26</b:RefOrder>
  </b:Source>
  <b:Source>
    <b:Tag>Goosd1</b:Tag>
    <b:SourceType>InternetSite</b:SourceType>
    <b:Guid>{A1D3A10D-63CD-4D1D-B50C-E804D32D78AB}</b:Guid>
    <b:Author>
      <b:Author>
        <b:Corporate>Google, Inc.</b:Corporate>
      </b:Author>
    </b:Author>
    <b:InternetSiteTitle>Starting an Activity | Android Developers</b:InternetSiteTitle>
    <b:Year>s. d.</b:Year>
    <b:URL>http://developer.android.com/training/basics/activity-lifecycle/starting.html</b:URL>
    <b:YearAccessed>2016</b:YearAccessed>
    <b:MonthAccessed>5</b:MonthAccessed>
    <b:DayAccessed>6</b:DayAccessed>
    <b:RefOrder>31</b:RefOrder>
  </b:Source>
  <b:Source>
    <b:Tag>Goosd</b:Tag>
    <b:SourceType>InternetSite</b:SourceType>
    <b:Guid>{696F1692-C08C-4068-8546-95A556816AF2}</b:Guid>
    <b:Author>
      <b:Author>
        <b:Corporate>Google, Inc.</b:Corporate>
      </b:Author>
    </b:Author>
    <b:InternetSiteTitle>Services | Android Developers</b:InternetSiteTitle>
    <b:Year>s. d.</b:Year>
    <b:URL>http://developer.android.com/guide/components/services.html#Foreground</b:URL>
    <b:YearAccessed>2016</b:YearAccessed>
    <b:MonthAccessed>5</b:MonthAccessed>
    <b:DayAccessed>6</b:DayAccessed>
    <b:RefOrder>33</b:RefOrder>
  </b:Source>
  <b:Source>
    <b:Tag>Fut14</b:Tag>
    <b:SourceType>InternetSite</b:SourceType>
    <b:Guid>{C728BBBF-55B8-4B4B-80CA-DC02B9848F06}</b:Guid>
    <b:LCID>sk-SK</b:LCID>
    <b:Author>
      <b:Author>
        <b:Corporate>Future of Privacy Forum</b:Corporate>
      </b:Author>
    </b:Author>
    <b:InternetSiteTitle>Contech Lab Ltd. |   How small an iBeacon can be?</b:InternetSiteTitle>
    <b:Year>2014</b:Year>
    <b:Month>4</b:Month>
    <b:URL>http://www.contechlab.com/how-small-an-ibeacon-can-be/</b:URL>
    <b:YearAccessed>2016</b:YearAccessed>
    <b:MonthAccessed>5</b:MonthAccessed>
    <b:DayAccessed>7</b:DayAccessed>
    <b:RefOrder>23</b:RefOrder>
  </b:Source>
  <b:Source>
    <b:Tag>ALM14</b:Tag>
    <b:SourceType>InternetSite</b:SourceType>
    <b:Guid>{F4566380-A1AB-475F-A83C-109FBA3E31DB}</b:Guid>
    <b:Author>
      <b:Author>
        <b:NameList>
          <b:Person>
            <b:Last>ALMEIDA</b:Last>
            <b:First>Toni</b:First>
          </b:Person>
        </b:NameList>
      </b:Author>
    </b:Author>
    <b:InternetSiteTitle>android - How to run a method every X seconds - Stack Overflow</b:InternetSiteTitle>
    <b:Year>2014</b:Year>
    <b:Month>4</b:Month>
    <b:URL>http://stackoverflow.com/questions/11434056/how-to-run-a-method-every-x-seconds</b:URL>
    <b:YearAccessed>2016</b:YearAccessed>
    <b:MonthAccessed>5</b:MonthAccessed>
    <b:DayAccessed>8</b:DayAccessed>
    <b:RefOrder>30</b:RefOrder>
  </b:Source>
  <b:Source>
    <b:Tag>Blu16</b:Tag>
    <b:SourceType>InternetSite</b:SourceType>
    <b:Guid>{E485CA14-71C5-40B1-AD37-E5F8E43A0F0F}</b:Guid>
    <b:LCID>sk-SK</b:LCID>
    <b:Author>
      <b:Author>
        <b:Corporate>Bluetooth SIG, Inc.</b:Corporate>
      </b:Author>
    </b:Author>
    <b:InternetSiteTitle>Top Things to Know About Bluetooth Technology | Bluetooth Technology Website</b:InternetSiteTitle>
    <b:Year>2016</b:Year>
    <b:URL>https://www.bluetooth.com/what-is-bluetooth-technology/bluetooth-technology-basics</b:URL>
    <b:YearAccessed>2016</b:YearAccessed>
    <b:MonthAccessed>4</b:MonthAccessed>
    <b:DayAccessed>27</b:DayAccessed>
    <b:RefOrder>17</b:RefOrder>
  </b:Source>
  <b:Source>
    <b:Tag>Cly03</b:Tag>
    <b:SourceType>InternetSite</b:SourceType>
    <b:Guid>{98CE4B25-9490-43F8-871A-A9983B084231}</b:Guid>
    <b:LCID>sk-SK</b:LCID>
    <b:Author>
      <b:Author>
        <b:NameList>
          <b:Person>
            <b:Last>CLYNCH</b:Last>
            <b:First>James</b:First>
            <b:Middle>R.</b:Middle>
          </b:Person>
        </b:NameList>
      </b:Author>
    </b:Author>
    <b:InternetSiteTitle>GPS Introduction</b:InternetSiteTitle>
    <b:Year>2003</b:Year>
    <b:URL>http://www.oc.nps.edu/oc2902w/gps/gpsoview.htm</b:URL>
    <b:YearAccessed>2016</b:YearAccessed>
    <b:MonthAccessed>4</b:MonthAccessed>
    <b:DayAccessed>27</b:DayAccessed>
    <b:RefOrder>6</b:RefOrder>
  </b:Source>
  <b:Source>
    <b:Tag>Und10</b:Tag>
    <b:SourceType>InternetSite</b:SourceType>
    <b:Guid>{79FCC272-27C0-4B89-B74B-1C81D3BE5614}</b:Guid>
    <b:InternetSiteTitle>Understanding TCP Sequence and Acknowledgment Numbers - PacketLife.net</b:InternetSiteTitle>
    <b:Year>2010</b:Year>
    <b:Month>6</b:Month>
    <b:URL>http://packetlife.net/blog/2010/jun/7/understanding-tcp-sequence-acknowledgment-numbers/</b:URL>
    <b:YearAccessed>2016</b:YearAccessed>
    <b:MonthAccessed>5</b:MonthAccessed>
    <b:DayAccessed>7</b:DayAccessed>
    <b:Author>
      <b:Author>
        <b:NameList>
          <b:Person>
            <b:Last>STRETCH</b:Last>
            <b:First>Jeremy</b:First>
          </b:Person>
        </b:NameList>
      </b:Author>
    </b:Author>
    <b:RefOrder>27</b:RefOrder>
  </b:Source>
</b:Sources>
</file>

<file path=customXml/itemProps1.xml><?xml version="1.0" encoding="utf-8"?>
<ds:datastoreItem xmlns:ds="http://schemas.openxmlformats.org/officeDocument/2006/customXml" ds:itemID="{FC3F7428-0416-4AEB-8C31-AEA8FA6CC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33</Pages>
  <Words>4749</Words>
  <Characters>31572</Characters>
  <Application>Microsoft Office Word</Application>
  <DocSecurity>0</DocSecurity>
  <Lines>263</Lines>
  <Paragraphs>72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NÁZOV VYSOKEJ ŠKOLY</vt:lpstr>
      <vt:lpstr>NÁZOV VYSOKEJ ŠKOLY</vt:lpstr>
    </vt:vector>
  </TitlesOfParts>
  <Company>Technical University</Company>
  <LinksUpToDate>false</LinksUpToDate>
  <CharactersWithSpaces>36249</CharactersWithSpaces>
  <SharedDoc>false</SharedDoc>
  <HLinks>
    <vt:vector size="120" baseType="variant">
      <vt:variant>
        <vt:i4>6029373</vt:i4>
      </vt:variant>
      <vt:variant>
        <vt:i4>365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_Toc241977241</vt:lpwstr>
      </vt:variant>
      <vt:variant>
        <vt:i4>1638454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_Toc241977240</vt:lpwstr>
      </vt:variant>
      <vt:variant>
        <vt:i4>1966134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_Toc241977239</vt:lpwstr>
      </vt:variant>
      <vt:variant>
        <vt:i4>1966134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_Toc241977238</vt:lpwstr>
      </vt:variant>
      <vt:variant>
        <vt:i4>1966134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_Toc241977237</vt:lpwstr>
      </vt:variant>
      <vt:variant>
        <vt:i4>1966134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_Toc241977236</vt:lpwstr>
      </vt:variant>
      <vt:variant>
        <vt:i4>1966134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_Toc241977235</vt:lpwstr>
      </vt:variant>
      <vt:variant>
        <vt:i4>1966134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_Toc241977234</vt:lpwstr>
      </vt:variant>
      <vt:variant>
        <vt:i4>1966134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_Toc241977233</vt:lpwstr>
      </vt:variant>
      <vt:variant>
        <vt:i4>1966134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_Toc241977232</vt:lpwstr>
      </vt:variant>
      <vt:variant>
        <vt:i4>1966134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_Toc241977231</vt:lpwstr>
      </vt:variant>
      <vt:variant>
        <vt:i4>1966134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_Toc241977230</vt:lpwstr>
      </vt:variant>
      <vt:variant>
        <vt:i4>2031670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_Toc241977229</vt:lpwstr>
      </vt:variant>
      <vt:variant>
        <vt:i4>2031670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_Toc241977228</vt:lpwstr>
      </vt:variant>
      <vt:variant>
        <vt:i4>2031670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_Toc241977227</vt:lpwstr>
      </vt:variant>
      <vt:variant>
        <vt:i4>2031670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_Toc241977226</vt:lpwstr>
      </vt:variant>
      <vt:variant>
        <vt:i4>2031670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_Toc241977225</vt:lpwstr>
      </vt:variant>
      <vt:variant>
        <vt:i4>2031670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_Toc241977224</vt:lpwstr>
      </vt:variant>
      <vt:variant>
        <vt:i4>2031670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_Toc241977223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NÁZOV VYSOKEJ ŠKOLY</dc:title>
  <dc:creator>Andrej Šišila</dc:creator>
  <cp:lastModifiedBy>Pavel Segec</cp:lastModifiedBy>
  <cp:revision>8</cp:revision>
  <cp:lastPrinted>2016-05-09T13:32:00Z</cp:lastPrinted>
  <dcterms:created xsi:type="dcterms:W3CDTF">2017-02-14T14:04:00Z</dcterms:created>
  <dcterms:modified xsi:type="dcterms:W3CDTF">2017-02-15T14:36:00Z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zotero-version="4.0.29.5"&gt;&lt;session id="K24qMUfA"/&gt;&lt;style id="http://www.zotero.org/styles/ieee" locale="sk-SK" hasBibliography="1" bibliographyStyleHasBeenSet="1"/&gt;&lt;prefs&gt;&lt;pref name="fieldType" value="Field"/&gt;&lt;pref name="storeRefere</vt:lpwstr>
  </property>
  <property fmtid="{D5CDD505-2E9C-101B-9397-08002B2CF9AE}" pid="3" name="ZOTERO_PREF_2">
    <vt:lpwstr>nces" value="true"/&gt;&lt;pref name="automaticJournalAbbreviations" value=""/&gt;&lt;pref name="noteType" value=""/&gt;&lt;/prefs&gt;&lt;/data&gt;</vt:lpwstr>
  </property>
</Properties>
</file>